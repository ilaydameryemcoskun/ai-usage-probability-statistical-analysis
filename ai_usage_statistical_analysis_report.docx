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04CE" w14:textId="57B413F2" w:rsidR="001A09B4" w:rsidRPr="008004EF" w:rsidRDefault="1FCAC06C" w:rsidP="001A09B4">
      <w:pPr>
        <w:jc w:val="center"/>
        <w:rPr>
          <w:rFonts w:ascii="Aptos" w:eastAsia="Aptos" w:hAnsi="Aptos" w:cs="Aptos"/>
          <w:color w:val="000000" w:themeColor="text1"/>
          <w:sz w:val="52"/>
          <w:szCs w:val="52"/>
        </w:rPr>
      </w:pPr>
      <w:r w:rsidRPr="008004EF">
        <w:rPr>
          <w:rFonts w:ascii="Aptos" w:eastAsia="Aptos" w:hAnsi="Aptos" w:cs="Aptos"/>
          <w:color w:val="000000" w:themeColor="text1"/>
          <w:sz w:val="52"/>
          <w:szCs w:val="52"/>
        </w:rPr>
        <w:t xml:space="preserve">T.C. </w:t>
      </w:r>
      <w:r w:rsidR="5133759C" w:rsidRPr="008004EF">
        <w:rPr>
          <w:rFonts w:ascii="Aptos" w:eastAsia="Aptos" w:hAnsi="Aptos" w:cs="Aptos"/>
          <w:color w:val="000000" w:themeColor="text1"/>
          <w:sz w:val="52"/>
          <w:szCs w:val="52"/>
        </w:rPr>
        <w:t>RUMELİ</w:t>
      </w:r>
      <w:r w:rsidRPr="008004EF">
        <w:rPr>
          <w:rFonts w:ascii="Aptos" w:eastAsia="Aptos" w:hAnsi="Aptos" w:cs="Aptos"/>
          <w:color w:val="000000" w:themeColor="text1"/>
          <w:sz w:val="52"/>
          <w:szCs w:val="52"/>
        </w:rPr>
        <w:t xml:space="preserve"> ÜNİVERSİTESİ</w:t>
      </w:r>
    </w:p>
    <w:p w14:paraId="6F495D5C" w14:textId="2B87B1FC" w:rsidR="00265162" w:rsidRPr="008A6455" w:rsidRDefault="00E3700D">
      <w:pPr>
        <w:rPr>
          <w:rFonts w:ascii="Aptos" w:eastAsia="Aptos" w:hAnsi="Aptos" w:cs="Aptos"/>
          <w:color w:val="000000" w:themeColor="text1"/>
          <w:sz w:val="40"/>
          <w:szCs w:val="40"/>
        </w:rPr>
      </w:pPr>
      <w:r w:rsidRPr="008A6455">
        <w:rPr>
          <w:rFonts w:ascii="Aptos" w:eastAsia="Aptos" w:hAnsi="Aptos" w:cs="Aptos"/>
          <w:color w:val="000000" w:themeColor="text1"/>
          <w:sz w:val="40"/>
          <w:szCs w:val="40"/>
        </w:rPr>
        <w:t xml:space="preserve">                        </w:t>
      </w:r>
      <w:r w:rsidR="008A6455">
        <w:rPr>
          <w:rFonts w:ascii="Aptos" w:eastAsia="Aptos" w:hAnsi="Aptos" w:cs="Aptos"/>
          <w:color w:val="000000" w:themeColor="text1"/>
          <w:sz w:val="40"/>
          <w:szCs w:val="40"/>
        </w:rPr>
        <w:t xml:space="preserve">  </w:t>
      </w:r>
      <w:r w:rsidR="00693772">
        <w:rPr>
          <w:rFonts w:ascii="Aptos" w:eastAsia="Aptos" w:hAnsi="Aptos" w:cs="Aptos"/>
          <w:color w:val="000000" w:themeColor="text1"/>
          <w:sz w:val="40"/>
          <w:szCs w:val="40"/>
        </w:rPr>
        <w:t xml:space="preserve">  </w:t>
      </w:r>
      <w:r w:rsidR="1FCAC06C" w:rsidRPr="008A6455">
        <w:rPr>
          <w:rFonts w:ascii="Aptos" w:eastAsia="Aptos" w:hAnsi="Aptos" w:cs="Aptos"/>
          <w:color w:val="000000" w:themeColor="text1"/>
          <w:sz w:val="40"/>
          <w:szCs w:val="40"/>
        </w:rPr>
        <w:t>MÜHENDİSLİ</w:t>
      </w:r>
      <w:r w:rsidRPr="008A6455">
        <w:rPr>
          <w:rFonts w:ascii="Aptos" w:eastAsia="Aptos" w:hAnsi="Aptos" w:cs="Aptos"/>
          <w:color w:val="000000" w:themeColor="text1"/>
          <w:sz w:val="40"/>
          <w:szCs w:val="40"/>
        </w:rPr>
        <w:t>K</w:t>
      </w:r>
      <w:r w:rsidR="008A6455">
        <w:rPr>
          <w:rFonts w:ascii="Aptos" w:eastAsia="Aptos" w:hAnsi="Aptos" w:cs="Aptos"/>
          <w:color w:val="000000" w:themeColor="text1"/>
          <w:sz w:val="40"/>
          <w:szCs w:val="40"/>
        </w:rPr>
        <w:t xml:space="preserve"> </w:t>
      </w:r>
      <w:r w:rsidR="1FCAC06C" w:rsidRPr="008A6455">
        <w:rPr>
          <w:rFonts w:ascii="Aptos" w:eastAsia="Aptos" w:hAnsi="Aptos" w:cs="Aptos"/>
          <w:color w:val="000000" w:themeColor="text1"/>
          <w:sz w:val="40"/>
          <w:szCs w:val="40"/>
        </w:rPr>
        <w:t>FAKÜLTESİ</w:t>
      </w:r>
    </w:p>
    <w:p w14:paraId="716BF24D" w14:textId="09604F0D" w:rsidR="003E6FCA" w:rsidRPr="008A6455" w:rsidRDefault="00E3700D">
      <w:pPr>
        <w:rPr>
          <w:color w:val="000000" w:themeColor="text1"/>
          <w:sz w:val="36"/>
          <w:szCs w:val="36"/>
        </w:rPr>
      </w:pPr>
      <w:r w:rsidRPr="008A6455">
        <w:rPr>
          <w:rFonts w:ascii="Aptos" w:eastAsia="Aptos" w:hAnsi="Aptos" w:cs="Aptos"/>
          <w:color w:val="000000" w:themeColor="text1"/>
          <w:sz w:val="36"/>
          <w:szCs w:val="36"/>
        </w:rPr>
        <w:t xml:space="preserve"> </w:t>
      </w:r>
      <w:r w:rsidR="00C417BD" w:rsidRPr="008A6455">
        <w:rPr>
          <w:rFonts w:ascii="Aptos" w:eastAsia="Aptos" w:hAnsi="Aptos" w:cs="Aptos"/>
          <w:color w:val="000000" w:themeColor="text1"/>
          <w:sz w:val="36"/>
          <w:szCs w:val="36"/>
        </w:rPr>
        <w:t xml:space="preserve"> </w:t>
      </w:r>
      <w:r w:rsidR="7706733D" w:rsidRPr="008A6455">
        <w:rPr>
          <w:rFonts w:ascii="Aptos" w:eastAsia="Aptos" w:hAnsi="Aptos" w:cs="Aptos"/>
          <w:color w:val="000000" w:themeColor="text1"/>
          <w:sz w:val="36"/>
          <w:szCs w:val="36"/>
        </w:rPr>
        <w:t xml:space="preserve"> </w:t>
      </w:r>
      <w:r w:rsidRPr="008A6455">
        <w:rPr>
          <w:rFonts w:ascii="Aptos" w:eastAsia="Aptos" w:hAnsi="Aptos" w:cs="Aptos"/>
          <w:color w:val="000000" w:themeColor="text1"/>
          <w:sz w:val="36"/>
          <w:szCs w:val="36"/>
        </w:rPr>
        <w:t xml:space="preserve">                   </w:t>
      </w:r>
      <w:r w:rsidR="00693772">
        <w:rPr>
          <w:rFonts w:ascii="Aptos" w:eastAsia="Aptos" w:hAnsi="Aptos" w:cs="Aptos"/>
          <w:color w:val="000000" w:themeColor="text1"/>
          <w:sz w:val="36"/>
          <w:szCs w:val="36"/>
        </w:rPr>
        <w:t xml:space="preserve"> </w:t>
      </w:r>
      <w:r w:rsidR="1FCAC06C" w:rsidRPr="008A6455">
        <w:rPr>
          <w:rFonts w:ascii="Aptos" w:eastAsia="Aptos" w:hAnsi="Aptos" w:cs="Aptos"/>
          <w:color w:val="000000" w:themeColor="text1"/>
          <w:sz w:val="36"/>
          <w:szCs w:val="36"/>
        </w:rPr>
        <w:t>BİLGİSAYAR MÜHENDİSLİĞİ BÖLÜMÜ</w:t>
      </w:r>
    </w:p>
    <w:p w14:paraId="63AE420F" w14:textId="3A5A2B1F" w:rsidR="003E6FCA" w:rsidRDefault="003E6FCA">
      <w:pPr>
        <w:rPr>
          <w:sz w:val="36"/>
          <w:szCs w:val="36"/>
        </w:rPr>
      </w:pPr>
    </w:p>
    <w:p w14:paraId="4CA2648E" w14:textId="77777777" w:rsidR="003E6FCA" w:rsidRDefault="003E6FCA">
      <w:pPr>
        <w:rPr>
          <w:sz w:val="36"/>
          <w:szCs w:val="36"/>
        </w:rPr>
      </w:pPr>
    </w:p>
    <w:p w14:paraId="3572691A" w14:textId="4146E679" w:rsidR="003E6FCA" w:rsidRPr="00961156" w:rsidRDefault="00050165" w:rsidP="009B663D">
      <w:pPr>
        <w:jc w:val="center"/>
        <w:rPr>
          <w:sz w:val="44"/>
          <w:szCs w:val="44"/>
        </w:rPr>
      </w:pPr>
      <w:r w:rsidRPr="00961156">
        <w:rPr>
          <w:sz w:val="44"/>
          <w:szCs w:val="44"/>
        </w:rPr>
        <w:t>OLASILIK VE İSTATİSTİK</w:t>
      </w:r>
    </w:p>
    <w:p w14:paraId="32732F99" w14:textId="3249109F" w:rsidR="003E6FCA" w:rsidRDefault="001C5E3E">
      <w:pPr>
        <w:rPr>
          <w:sz w:val="28"/>
          <w:szCs w:val="28"/>
        </w:rPr>
      </w:pPr>
      <w:r>
        <w:rPr>
          <w:sz w:val="28"/>
          <w:szCs w:val="28"/>
        </w:rPr>
        <w:t xml:space="preserve">    </w:t>
      </w:r>
      <w:r w:rsidR="00D95057" w:rsidRPr="00D95057">
        <w:rPr>
          <w:sz w:val="28"/>
          <w:szCs w:val="28"/>
        </w:rPr>
        <w:t>KONU:</w:t>
      </w:r>
      <w:r w:rsidR="00E75F61">
        <w:rPr>
          <w:sz w:val="28"/>
          <w:szCs w:val="28"/>
        </w:rPr>
        <w:t xml:space="preserve"> </w:t>
      </w:r>
      <w:r w:rsidR="0097157A">
        <w:rPr>
          <w:sz w:val="28"/>
          <w:szCs w:val="28"/>
        </w:rPr>
        <w:t>Sektörlere ve işletme</w:t>
      </w:r>
      <w:r w:rsidR="00E75F61">
        <w:rPr>
          <w:sz w:val="28"/>
          <w:szCs w:val="28"/>
        </w:rPr>
        <w:t xml:space="preserve"> </w:t>
      </w:r>
      <w:r w:rsidR="0097157A">
        <w:rPr>
          <w:sz w:val="28"/>
          <w:szCs w:val="28"/>
        </w:rPr>
        <w:t>büyüklüğüne göre</w:t>
      </w:r>
      <w:r w:rsidR="00E75F61">
        <w:rPr>
          <w:sz w:val="28"/>
          <w:szCs w:val="28"/>
        </w:rPr>
        <w:t xml:space="preserve"> yapay </w:t>
      </w:r>
      <w:proofErr w:type="gramStart"/>
      <w:r w:rsidR="00E75F61">
        <w:rPr>
          <w:sz w:val="28"/>
          <w:szCs w:val="28"/>
        </w:rPr>
        <w:t>zeka</w:t>
      </w:r>
      <w:proofErr w:type="gramEnd"/>
      <w:r w:rsidR="00E75F61">
        <w:rPr>
          <w:sz w:val="28"/>
          <w:szCs w:val="28"/>
        </w:rPr>
        <w:t xml:space="preserve"> kullanımının </w:t>
      </w:r>
      <w:r>
        <w:rPr>
          <w:sz w:val="28"/>
          <w:szCs w:val="28"/>
        </w:rPr>
        <w:t xml:space="preserve">           </w:t>
      </w:r>
      <w:r w:rsidR="00D03F1F">
        <w:rPr>
          <w:sz w:val="28"/>
          <w:szCs w:val="28"/>
        </w:rPr>
        <w:t xml:space="preserve">  </w:t>
      </w:r>
      <w:r w:rsidR="00C21C71">
        <w:rPr>
          <w:sz w:val="28"/>
          <w:szCs w:val="28"/>
        </w:rPr>
        <w:t xml:space="preserve"> </w:t>
      </w:r>
      <w:r w:rsidR="00E75F61">
        <w:rPr>
          <w:sz w:val="28"/>
          <w:szCs w:val="28"/>
        </w:rPr>
        <w:t>olasılık ve istatistiksel analizi</w:t>
      </w:r>
    </w:p>
    <w:p w14:paraId="5E17398F" w14:textId="77777777" w:rsidR="003E6FCA" w:rsidRDefault="003E6FCA">
      <w:pPr>
        <w:rPr>
          <w:sz w:val="36"/>
          <w:szCs w:val="36"/>
        </w:rPr>
      </w:pPr>
    </w:p>
    <w:p w14:paraId="496991C5" w14:textId="77777777" w:rsidR="001A09B4" w:rsidRDefault="001A09B4">
      <w:pPr>
        <w:rPr>
          <w:sz w:val="36"/>
          <w:szCs w:val="36"/>
        </w:rPr>
      </w:pPr>
    </w:p>
    <w:p w14:paraId="196583F6" w14:textId="170BCAC7" w:rsidR="003E6FCA" w:rsidRDefault="00D03F1F">
      <w:pPr>
        <w:rPr>
          <w:sz w:val="28"/>
          <w:szCs w:val="28"/>
        </w:rPr>
      </w:pPr>
      <w:r>
        <w:rPr>
          <w:sz w:val="28"/>
          <w:szCs w:val="28"/>
        </w:rPr>
        <w:t xml:space="preserve">       </w:t>
      </w:r>
      <w:proofErr w:type="gramStart"/>
      <w:r w:rsidR="00ED753E" w:rsidRPr="001A09B4">
        <w:rPr>
          <w:sz w:val="32"/>
          <w:szCs w:val="32"/>
        </w:rPr>
        <w:t>HAZIRLAYANLAR</w:t>
      </w:r>
      <w:r w:rsidR="00961156" w:rsidRPr="001A09B4">
        <w:rPr>
          <w:sz w:val="32"/>
          <w:szCs w:val="32"/>
        </w:rPr>
        <w:t xml:space="preserve"> </w:t>
      </w:r>
      <w:r w:rsidR="00ED753E" w:rsidRPr="001A09B4">
        <w:rPr>
          <w:sz w:val="32"/>
          <w:szCs w:val="32"/>
        </w:rPr>
        <w:t>:</w:t>
      </w:r>
      <w:proofErr w:type="gramEnd"/>
      <w:r w:rsidR="001A09B4">
        <w:rPr>
          <w:sz w:val="32"/>
          <w:szCs w:val="32"/>
        </w:rPr>
        <w:t xml:space="preserve">   </w:t>
      </w:r>
      <w:r w:rsidR="00FD766D">
        <w:rPr>
          <w:sz w:val="32"/>
          <w:szCs w:val="32"/>
        </w:rPr>
        <w:t xml:space="preserve"> </w:t>
      </w:r>
      <w:r w:rsidR="00C10386" w:rsidRPr="0057363E">
        <w:rPr>
          <w:sz w:val="36"/>
          <w:szCs w:val="36"/>
        </w:rPr>
        <w:t>Berat Ar</w:t>
      </w:r>
      <w:proofErr w:type="spellStart"/>
      <w:r w:rsidR="00C10386" w:rsidRPr="0057363E">
        <w:rPr>
          <w:sz w:val="36"/>
          <w:szCs w:val="36"/>
        </w:rPr>
        <w:t>slanca</w:t>
      </w:r>
      <w:proofErr w:type="spellEnd"/>
      <w:r w:rsidR="007B3C8C">
        <w:rPr>
          <w:sz w:val="32"/>
          <w:szCs w:val="32"/>
        </w:rPr>
        <w:t xml:space="preserve">                 </w:t>
      </w:r>
      <w:r w:rsidR="00C10386">
        <w:rPr>
          <w:sz w:val="28"/>
          <w:szCs w:val="28"/>
        </w:rPr>
        <w:t xml:space="preserve"> </w:t>
      </w:r>
      <w:r w:rsidR="0006229A">
        <w:rPr>
          <w:sz w:val="28"/>
          <w:szCs w:val="28"/>
        </w:rPr>
        <w:t xml:space="preserve"> </w:t>
      </w:r>
      <w:r w:rsidR="004A2FCF">
        <w:rPr>
          <w:sz w:val="28"/>
          <w:szCs w:val="28"/>
        </w:rPr>
        <w:t>2412010</w:t>
      </w:r>
      <w:r w:rsidR="007B3C8C">
        <w:rPr>
          <w:sz w:val="28"/>
          <w:szCs w:val="28"/>
        </w:rPr>
        <w:t>10</w:t>
      </w:r>
    </w:p>
    <w:p w14:paraId="6C0C8B32" w14:textId="3A6EF914" w:rsidR="006B22BD" w:rsidRDefault="006B22BD">
      <w:pPr>
        <w:rPr>
          <w:sz w:val="28"/>
          <w:szCs w:val="28"/>
        </w:rPr>
      </w:pPr>
      <w:r w:rsidRPr="007B3C8C">
        <w:rPr>
          <w:sz w:val="32"/>
          <w:szCs w:val="32"/>
        </w:rPr>
        <w:t xml:space="preserve">                                     </w:t>
      </w:r>
      <w:r w:rsidR="00D03F1F">
        <w:rPr>
          <w:sz w:val="32"/>
          <w:szCs w:val="32"/>
        </w:rPr>
        <w:t xml:space="preserve">         </w:t>
      </w:r>
      <w:r w:rsidR="007B3C8C" w:rsidRPr="007B3C8C">
        <w:rPr>
          <w:sz w:val="32"/>
          <w:szCs w:val="32"/>
        </w:rPr>
        <w:t xml:space="preserve"> </w:t>
      </w:r>
      <w:r w:rsidR="001A09B4">
        <w:rPr>
          <w:sz w:val="32"/>
          <w:szCs w:val="32"/>
        </w:rPr>
        <w:t xml:space="preserve"> </w:t>
      </w:r>
      <w:r w:rsidRPr="0057363E">
        <w:rPr>
          <w:sz w:val="36"/>
          <w:szCs w:val="36"/>
        </w:rPr>
        <w:t xml:space="preserve">Beyza Nur </w:t>
      </w:r>
      <w:proofErr w:type="spellStart"/>
      <w:r w:rsidRPr="0057363E">
        <w:rPr>
          <w:sz w:val="36"/>
          <w:szCs w:val="36"/>
        </w:rPr>
        <w:t>Kaylavaz</w:t>
      </w:r>
      <w:proofErr w:type="spellEnd"/>
      <w:r>
        <w:rPr>
          <w:sz w:val="28"/>
          <w:szCs w:val="28"/>
        </w:rPr>
        <w:t xml:space="preserve"> </w:t>
      </w:r>
      <w:r w:rsidR="007B3C8C">
        <w:rPr>
          <w:sz w:val="28"/>
          <w:szCs w:val="28"/>
        </w:rPr>
        <w:t xml:space="preserve">       </w:t>
      </w:r>
      <w:r w:rsidR="0006229A">
        <w:rPr>
          <w:sz w:val="28"/>
          <w:szCs w:val="28"/>
        </w:rPr>
        <w:t xml:space="preserve"> </w:t>
      </w:r>
      <w:r>
        <w:rPr>
          <w:sz w:val="28"/>
          <w:szCs w:val="28"/>
        </w:rPr>
        <w:t>241201015</w:t>
      </w:r>
    </w:p>
    <w:p w14:paraId="615603AD" w14:textId="4E56445D" w:rsidR="006B22BD" w:rsidRPr="00ED753E" w:rsidRDefault="006B22BD">
      <w:pPr>
        <w:rPr>
          <w:sz w:val="28"/>
          <w:szCs w:val="28"/>
        </w:rPr>
      </w:pPr>
      <w:r w:rsidRPr="007B3C8C">
        <w:rPr>
          <w:sz w:val="32"/>
          <w:szCs w:val="32"/>
        </w:rPr>
        <w:t xml:space="preserve">                                   </w:t>
      </w:r>
      <w:r w:rsidR="007B3C8C" w:rsidRPr="007B3C8C">
        <w:rPr>
          <w:sz w:val="32"/>
          <w:szCs w:val="32"/>
        </w:rPr>
        <w:t xml:space="preserve"> </w:t>
      </w:r>
      <w:r w:rsidRPr="007B3C8C">
        <w:rPr>
          <w:sz w:val="32"/>
          <w:szCs w:val="32"/>
        </w:rPr>
        <w:t xml:space="preserve">  </w:t>
      </w:r>
      <w:r w:rsidR="00D03F1F">
        <w:rPr>
          <w:sz w:val="32"/>
          <w:szCs w:val="32"/>
        </w:rPr>
        <w:t xml:space="preserve">         </w:t>
      </w:r>
      <w:r w:rsidR="001A09B4">
        <w:rPr>
          <w:sz w:val="32"/>
          <w:szCs w:val="32"/>
        </w:rPr>
        <w:t xml:space="preserve"> </w:t>
      </w:r>
      <w:r w:rsidRPr="001A09B4">
        <w:rPr>
          <w:sz w:val="36"/>
          <w:szCs w:val="36"/>
        </w:rPr>
        <w:t>İl</w:t>
      </w:r>
      <w:r w:rsidR="00047577" w:rsidRPr="001A09B4">
        <w:rPr>
          <w:sz w:val="36"/>
          <w:szCs w:val="36"/>
        </w:rPr>
        <w:t>ayda Meryem Coşkun</w:t>
      </w:r>
      <w:r w:rsidR="002938D9" w:rsidRPr="001A09B4">
        <w:rPr>
          <w:sz w:val="36"/>
          <w:szCs w:val="36"/>
        </w:rPr>
        <w:t xml:space="preserve"> </w:t>
      </w:r>
      <w:r w:rsidR="0006229A" w:rsidRPr="001A09B4">
        <w:rPr>
          <w:sz w:val="36"/>
          <w:szCs w:val="36"/>
        </w:rPr>
        <w:t xml:space="preserve">   </w:t>
      </w:r>
      <w:r w:rsidR="0057363E" w:rsidRPr="001A09B4">
        <w:rPr>
          <w:sz w:val="36"/>
          <w:szCs w:val="36"/>
        </w:rPr>
        <w:t xml:space="preserve"> </w:t>
      </w:r>
      <w:r w:rsidR="007B3C8C">
        <w:rPr>
          <w:sz w:val="28"/>
          <w:szCs w:val="28"/>
        </w:rPr>
        <w:t>241201019</w:t>
      </w:r>
    </w:p>
    <w:p w14:paraId="7B3ACA1F" w14:textId="77777777" w:rsidR="003E6FCA" w:rsidRDefault="003E6FCA">
      <w:pPr>
        <w:rPr>
          <w:sz w:val="36"/>
          <w:szCs w:val="36"/>
        </w:rPr>
      </w:pPr>
    </w:p>
    <w:p w14:paraId="6EE57FAA" w14:textId="77777777" w:rsidR="003E6FCA" w:rsidRDefault="003E6FCA">
      <w:pPr>
        <w:rPr>
          <w:sz w:val="36"/>
          <w:szCs w:val="36"/>
        </w:rPr>
      </w:pPr>
    </w:p>
    <w:p w14:paraId="501CBA52" w14:textId="77777777" w:rsidR="006D084E" w:rsidRDefault="006D084E">
      <w:pPr>
        <w:rPr>
          <w:sz w:val="36"/>
          <w:szCs w:val="36"/>
        </w:rPr>
      </w:pPr>
    </w:p>
    <w:p w14:paraId="12BA17BF" w14:textId="77777777" w:rsidR="006D084E" w:rsidRDefault="006D084E">
      <w:pPr>
        <w:rPr>
          <w:sz w:val="36"/>
          <w:szCs w:val="36"/>
        </w:rPr>
      </w:pPr>
    </w:p>
    <w:p w14:paraId="0BD7CFB6" w14:textId="580481ED" w:rsidR="003E6FCA" w:rsidRDefault="00576A2C" w:rsidP="009B663D">
      <w:pPr>
        <w:jc w:val="center"/>
        <w:rPr>
          <w:sz w:val="36"/>
          <w:szCs w:val="36"/>
        </w:rPr>
      </w:pPr>
      <w:r>
        <w:rPr>
          <w:sz w:val="36"/>
          <w:szCs w:val="36"/>
        </w:rPr>
        <w:t>Dr. Ö</w:t>
      </w:r>
      <w:r w:rsidR="00E76606">
        <w:rPr>
          <w:sz w:val="36"/>
          <w:szCs w:val="36"/>
        </w:rPr>
        <w:t>ğr.</w:t>
      </w:r>
      <w:r w:rsidR="007E5727">
        <w:rPr>
          <w:sz w:val="36"/>
          <w:szCs w:val="36"/>
        </w:rPr>
        <w:t xml:space="preserve"> Üyesi Saime </w:t>
      </w:r>
      <w:proofErr w:type="spellStart"/>
      <w:r w:rsidR="007E5727">
        <w:rPr>
          <w:sz w:val="36"/>
          <w:szCs w:val="36"/>
        </w:rPr>
        <w:t>Ta</w:t>
      </w:r>
      <w:r w:rsidR="00247B00">
        <w:rPr>
          <w:sz w:val="36"/>
          <w:szCs w:val="36"/>
        </w:rPr>
        <w:t>phasanoğlu</w:t>
      </w:r>
      <w:proofErr w:type="spellEnd"/>
    </w:p>
    <w:p w14:paraId="6275BB58" w14:textId="77777777" w:rsidR="003E6FCA" w:rsidRDefault="003E6FCA">
      <w:pPr>
        <w:rPr>
          <w:sz w:val="36"/>
          <w:szCs w:val="36"/>
        </w:rPr>
      </w:pPr>
    </w:p>
    <w:p w14:paraId="0FF7490E" w14:textId="77777777" w:rsidR="003E6FCA" w:rsidRDefault="003E6FCA">
      <w:pPr>
        <w:rPr>
          <w:sz w:val="36"/>
          <w:szCs w:val="36"/>
        </w:rPr>
      </w:pPr>
    </w:p>
    <w:p w14:paraId="33BAE8C5" w14:textId="77777777" w:rsidR="003E6FCA" w:rsidRDefault="003E6FCA">
      <w:pPr>
        <w:rPr>
          <w:sz w:val="36"/>
          <w:szCs w:val="36"/>
        </w:rPr>
      </w:pPr>
    </w:p>
    <w:p w14:paraId="071479F0" w14:textId="3F7231F1" w:rsidR="005F593E" w:rsidRPr="00D02AC8" w:rsidRDefault="00F6692B">
      <w:pPr>
        <w:rPr>
          <w:sz w:val="36"/>
          <w:szCs w:val="36"/>
        </w:rPr>
      </w:pPr>
      <w:r w:rsidRPr="00D02AC8">
        <w:rPr>
          <w:sz w:val="36"/>
          <w:szCs w:val="36"/>
        </w:rPr>
        <w:t xml:space="preserve">SEKTÖRLERE VE İŞLETME BÜYÜKLÜĞÜNE GÖRE YAPAY </w:t>
      </w:r>
      <w:proofErr w:type="gramStart"/>
      <w:r w:rsidRPr="00D02AC8">
        <w:rPr>
          <w:sz w:val="36"/>
          <w:szCs w:val="36"/>
        </w:rPr>
        <w:t>ZEK</w:t>
      </w:r>
      <w:r w:rsidR="003C619A">
        <w:rPr>
          <w:sz w:val="36"/>
          <w:szCs w:val="36"/>
        </w:rPr>
        <w:t>A</w:t>
      </w:r>
      <w:proofErr w:type="gramEnd"/>
      <w:r w:rsidR="003C619A">
        <w:rPr>
          <w:sz w:val="36"/>
          <w:szCs w:val="36"/>
        </w:rPr>
        <w:t xml:space="preserve"> </w:t>
      </w:r>
      <w:r w:rsidRPr="00D02AC8">
        <w:rPr>
          <w:sz w:val="36"/>
          <w:szCs w:val="36"/>
        </w:rPr>
        <w:t>KULLANIMININ OLASILIK VE İSTATİSTİKSEL ANALİZİ</w:t>
      </w:r>
    </w:p>
    <w:p w14:paraId="73739B26" w14:textId="77777777" w:rsidR="00967934" w:rsidRPr="00F6692B" w:rsidRDefault="00967934">
      <w:pPr>
        <w:rPr>
          <w:sz w:val="28"/>
          <w:szCs w:val="28"/>
        </w:rPr>
      </w:pPr>
    </w:p>
    <w:p w14:paraId="1F7A7AE2" w14:textId="75F53F45" w:rsidR="00F6692B" w:rsidRPr="00967934" w:rsidRDefault="00F6692B">
      <w:pPr>
        <w:rPr>
          <w:sz w:val="32"/>
          <w:szCs w:val="32"/>
        </w:rPr>
      </w:pPr>
      <w:r w:rsidRPr="00967934">
        <w:rPr>
          <w:sz w:val="32"/>
          <w:szCs w:val="32"/>
        </w:rPr>
        <w:t>1.Giriş</w:t>
      </w:r>
    </w:p>
    <w:p w14:paraId="48A97832" w14:textId="60C4371E" w:rsidR="002962AB" w:rsidRDefault="00F6692B" w:rsidP="00F6692B">
      <w:r w:rsidRPr="00D02AC8">
        <w:t>Günümüzde yapay zekâ teknolojileri, işletmelerin üretim, yönetim ve karar alma süreçlerinde önemli bir rol oynamaktadır. Özellikle dijital dönüşüm süreciyle birlikte, farklı sektörlerde ve işletme büyüklüklerinde yapay zekâ kullanım oranları giderek artmaktadır. Bu gelişmelerin nicel olarak incelenmesi, teknoloji yatırımlarının planlanması açısından önem taşımaktadır.</w:t>
      </w:r>
    </w:p>
    <w:p w14:paraId="39C4E909" w14:textId="77777777" w:rsidR="00D46507" w:rsidRPr="00D02AC8" w:rsidRDefault="00D46507" w:rsidP="00F6692B"/>
    <w:p w14:paraId="14BBBB34" w14:textId="43BF9EDF" w:rsidR="00F6692B" w:rsidRPr="00D02AC8" w:rsidRDefault="00F6692B" w:rsidP="00F6692B">
      <w:r w:rsidRPr="00D02AC8">
        <w:t>Bu çalışmanın amacı, Türkiye’de faaliyet gösteren işletmelerin yapay zekâ kullanım oranlarını işletme büyüklüğü ve kullanım amacı açısından istatistiksel yöntemlerle analiz etmektir. Çalışmada, Türkiye İstatistik Kurumu (TÜİK) tarafından yayımlanan 2024–2025 Yapay Zekâ İstatistikleri kullanılmıştır. Elde edilen bulgular, olasılık ve istatistik yöntemleri yardımıyla değerlendirilerek mühendislik bakış açısıyla yorumlanmıştır.</w:t>
      </w:r>
    </w:p>
    <w:p w14:paraId="5D403427" w14:textId="77777777" w:rsidR="00F6692B" w:rsidRPr="00D02AC8" w:rsidRDefault="00F6692B" w:rsidP="00F6692B"/>
    <w:p w14:paraId="33CDC874" w14:textId="77777777" w:rsidR="00967934" w:rsidRDefault="00967934" w:rsidP="00F6692B"/>
    <w:p w14:paraId="3FD42C44" w14:textId="77777777" w:rsidR="00967934" w:rsidRDefault="00967934" w:rsidP="00F6692B"/>
    <w:p w14:paraId="6327AAA2" w14:textId="252EA1E4" w:rsidR="00F6692B" w:rsidRPr="00C924B0" w:rsidRDefault="00F6692B" w:rsidP="00F6692B">
      <w:pPr>
        <w:rPr>
          <w:rFonts w:cs="Times New Roman"/>
          <w:sz w:val="32"/>
          <w:szCs w:val="32"/>
        </w:rPr>
      </w:pPr>
      <w:r w:rsidRPr="00C924B0">
        <w:rPr>
          <w:rFonts w:cs="Times New Roman"/>
          <w:sz w:val="32"/>
          <w:szCs w:val="32"/>
        </w:rPr>
        <w:t>2.Projenin Amacı</w:t>
      </w:r>
    </w:p>
    <w:p w14:paraId="38104626" w14:textId="7819E6E9" w:rsidR="00D46507" w:rsidRPr="00D02AC8" w:rsidRDefault="00F6692B" w:rsidP="00F6692B">
      <w:pPr>
        <w:rPr>
          <w:rFonts w:cs="Times New Roman"/>
        </w:rPr>
      </w:pPr>
      <w:r w:rsidRPr="00D02AC8">
        <w:rPr>
          <w:rFonts w:cs="Times New Roman"/>
        </w:rPr>
        <w:t xml:space="preserve">Yapay </w:t>
      </w:r>
      <w:r w:rsidR="5448E935" w:rsidRPr="5448E935">
        <w:rPr>
          <w:rFonts w:cs="Times New Roman"/>
        </w:rPr>
        <w:t>zekâ</w:t>
      </w:r>
      <w:r w:rsidRPr="00D02AC8">
        <w:rPr>
          <w:rFonts w:cs="Times New Roman"/>
        </w:rPr>
        <w:t xml:space="preserve"> teknolojileri, modern mühendislik ve endüstri 4.0 çağında kritik bir rol oynamaktadır. Sektörlere göre Yapay </w:t>
      </w:r>
      <w:r w:rsidR="5448E935" w:rsidRPr="5448E935">
        <w:rPr>
          <w:rFonts w:cs="Times New Roman"/>
        </w:rPr>
        <w:t>zekâ</w:t>
      </w:r>
      <w:r w:rsidRPr="00D02AC8">
        <w:rPr>
          <w:rFonts w:cs="Times New Roman"/>
        </w:rPr>
        <w:t xml:space="preserve"> kullanımının analizi:</w:t>
      </w:r>
    </w:p>
    <w:p w14:paraId="635FF49F" w14:textId="77777777" w:rsidR="00F6692B" w:rsidRPr="00D02AC8" w:rsidRDefault="00F6692B" w:rsidP="00F6692B">
      <w:pPr>
        <w:rPr>
          <w:rFonts w:cs="Times New Roman"/>
        </w:rPr>
      </w:pPr>
      <w:r w:rsidRPr="00D02AC8">
        <w:rPr>
          <w:rFonts w:cs="Times New Roman"/>
        </w:rPr>
        <w:t>- Dijital dönüşüm stratejilerinin planlanmasına yardımcı olur</w:t>
      </w:r>
    </w:p>
    <w:p w14:paraId="73386946" w14:textId="77777777" w:rsidR="00F6692B" w:rsidRPr="00D02AC8" w:rsidRDefault="00F6692B" w:rsidP="00F6692B">
      <w:pPr>
        <w:rPr>
          <w:rFonts w:cs="Times New Roman"/>
        </w:rPr>
      </w:pPr>
      <w:r w:rsidRPr="00D02AC8">
        <w:rPr>
          <w:rFonts w:cs="Times New Roman"/>
        </w:rPr>
        <w:t>- Yatırım kararlarına veri tabanlı destek sağlar</w:t>
      </w:r>
    </w:p>
    <w:p w14:paraId="562BA9C0" w14:textId="77777777" w:rsidR="00F6692B" w:rsidRPr="00D02AC8" w:rsidRDefault="00F6692B" w:rsidP="00F6692B">
      <w:pPr>
        <w:rPr>
          <w:rFonts w:cs="Times New Roman"/>
        </w:rPr>
      </w:pPr>
      <w:r w:rsidRPr="00D02AC8">
        <w:rPr>
          <w:rFonts w:cs="Times New Roman"/>
        </w:rPr>
        <w:t>- Sektörel rekabet gücünü artırır</w:t>
      </w:r>
    </w:p>
    <w:p w14:paraId="7ED0C3FF" w14:textId="77777777" w:rsidR="00D02AC8" w:rsidRPr="00D02AC8" w:rsidRDefault="00F6692B" w:rsidP="00F6692B">
      <w:pPr>
        <w:rPr>
          <w:rFonts w:cs="Times New Roman"/>
        </w:rPr>
      </w:pPr>
      <w:r w:rsidRPr="00D02AC8">
        <w:rPr>
          <w:rFonts w:cs="Times New Roman"/>
        </w:rPr>
        <w:t>- Teknoloji transferi ve inovasyon politikalarına ışık tutar</w:t>
      </w:r>
    </w:p>
    <w:p w14:paraId="747FCFA5" w14:textId="77777777" w:rsidR="00464B3F" w:rsidRDefault="00F6692B" w:rsidP="3A640E5A">
      <w:pPr>
        <w:rPr>
          <w:rFonts w:cs="Times New Roman"/>
        </w:rPr>
      </w:pPr>
      <w:r w:rsidRPr="00D02AC8">
        <w:rPr>
          <w:rFonts w:cs="Times New Roman"/>
        </w:rPr>
        <w:t>- Mühendislik eğitiminin güncellenmesine katkıda bulunu</w:t>
      </w:r>
      <w:r w:rsidR="00464B3F">
        <w:rPr>
          <w:rFonts w:cs="Times New Roman"/>
        </w:rPr>
        <w:t>r.</w:t>
      </w:r>
    </w:p>
    <w:p w14:paraId="272F0CEA" w14:textId="77777777" w:rsidR="00D02AC8" w:rsidRPr="00D02AC8" w:rsidRDefault="00D02AC8" w:rsidP="3A640E5A">
      <w:pPr>
        <w:rPr>
          <w:sz w:val="36"/>
          <w:szCs w:val="36"/>
        </w:rPr>
      </w:pPr>
    </w:p>
    <w:p w14:paraId="62F9E2FA" w14:textId="77777777" w:rsidR="00D02AC8" w:rsidRPr="00D02AC8" w:rsidRDefault="00D02AC8" w:rsidP="3A640E5A">
      <w:pPr>
        <w:rPr>
          <w:sz w:val="36"/>
          <w:szCs w:val="36"/>
        </w:rPr>
      </w:pPr>
    </w:p>
    <w:p w14:paraId="58E3918B" w14:textId="77777777" w:rsidR="00D46507" w:rsidRDefault="00D46507" w:rsidP="3A640E5A">
      <w:pPr>
        <w:rPr>
          <w:sz w:val="32"/>
          <w:szCs w:val="32"/>
        </w:rPr>
      </w:pPr>
    </w:p>
    <w:p w14:paraId="61C9175A" w14:textId="75E4C185" w:rsidR="00D02AC8" w:rsidRPr="00D02AC8" w:rsidRDefault="3A640E5A" w:rsidP="3A640E5A">
      <w:pPr>
        <w:rPr>
          <w:sz w:val="32"/>
          <w:szCs w:val="32"/>
        </w:rPr>
      </w:pPr>
      <w:r w:rsidRPr="3A640E5A">
        <w:rPr>
          <w:sz w:val="32"/>
          <w:szCs w:val="32"/>
        </w:rPr>
        <w:t>3.Veri Seti ve Kaynağı</w:t>
      </w:r>
    </w:p>
    <w:p w14:paraId="308D4144" w14:textId="366C3723" w:rsidR="00D02AC8" w:rsidRPr="00D02AC8" w:rsidRDefault="00196D70" w:rsidP="3A640E5A">
      <w:pPr>
        <w:rPr>
          <w:sz w:val="32"/>
          <w:szCs w:val="32"/>
        </w:rPr>
      </w:pPr>
      <w:r>
        <w:rPr>
          <w:noProof/>
        </w:rPr>
        <w:drawing>
          <wp:inline distT="0" distB="0" distL="0" distR="0" wp14:anchorId="708C113A" wp14:editId="487DE444">
            <wp:extent cx="5746750" cy="2743200"/>
            <wp:effectExtent l="0" t="0" r="6350" b="0"/>
            <wp:docPr id="308101930" name="Resim 1" descr="metin, ekran görüntüsü, yazı tipi, sayı, numara içeren bir resim&#10;&#10;Yapay zeka tarafından oluşturulmuş içerik yanlış olabilir.">
              <a:extLst xmlns:a="http://schemas.openxmlformats.org/drawingml/2006/main">
                <a:ext uri="{FF2B5EF4-FFF2-40B4-BE49-F238E27FC236}">
                  <a16:creationId xmlns:a16="http://schemas.microsoft.com/office/drawing/2014/main" id="{77348F40-53EA-4DAD-86BB-F4F903CC38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01930" name="Resim 1" descr="metin, ekran görüntüsü, yazı tipi, sayı, numara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6750" cy="2743200"/>
                    </a:xfrm>
                    <a:prstGeom prst="rect">
                      <a:avLst/>
                    </a:prstGeom>
                    <a:noFill/>
                    <a:ln>
                      <a:noFill/>
                    </a:ln>
                  </pic:spPr>
                </pic:pic>
              </a:graphicData>
            </a:graphic>
          </wp:inline>
        </w:drawing>
      </w:r>
    </w:p>
    <w:p w14:paraId="60DEDF5B" w14:textId="11782D69" w:rsidR="00D02AC8" w:rsidRPr="00D02AC8" w:rsidRDefault="3A640E5A" w:rsidP="00F6692B">
      <w:r>
        <w:t>Bu çalışmada kullanılan veriler, TÜİK tarafından yayımlanan “Girişimlerde Bilişim Teknolojileri Kullanım Araştırması” kapsamında elde edilmiştir. Veri seti, 2024 ve 2025 yıllarında işletmelerin yapay zekâ kullanım oranlarını yüzdelik (%) olarak göstermektedir.</w:t>
      </w:r>
    </w:p>
    <w:p w14:paraId="6399B479" w14:textId="106BE4BB" w:rsidR="00D02AC8" w:rsidRPr="00D02AC8" w:rsidRDefault="3A640E5A" w:rsidP="00F6692B">
      <w:r>
        <w:t>Veriler, işletme büyüklüğüne göre üç gruba ayrılmıştır:</w:t>
      </w:r>
    </w:p>
    <w:p w14:paraId="70D0286A" w14:textId="2FCB8ECF" w:rsidR="00D02AC8" w:rsidRPr="00D02AC8" w:rsidRDefault="3A640E5A" w:rsidP="00F6692B">
      <w:r>
        <w:t>10–49 çalışanlı işletmeler</w:t>
      </w:r>
    </w:p>
    <w:p w14:paraId="3456F15B" w14:textId="77777777" w:rsidR="00D02AC8" w:rsidRPr="00D02AC8" w:rsidRDefault="3A640E5A" w:rsidP="00F6692B">
      <w:r>
        <w:t>50–249 çalışanlı işletmeler</w:t>
      </w:r>
    </w:p>
    <w:p w14:paraId="38FE0924" w14:textId="77777777" w:rsidR="00060892" w:rsidRDefault="3A640E5A" w:rsidP="00F6692B">
      <w:r>
        <w:t>250 ve üzeri çalışanlı işletmeler</w:t>
      </w:r>
    </w:p>
    <w:p w14:paraId="37D56826" w14:textId="2F325545" w:rsidR="00D02AC8" w:rsidRPr="00D02AC8" w:rsidRDefault="00060892" w:rsidP="00F6692B">
      <w:r>
        <w:rPr>
          <w:noProof/>
        </w:rPr>
        <w:drawing>
          <wp:inline distT="0" distB="0" distL="0" distR="0" wp14:anchorId="06F43FFD" wp14:editId="350B54BA">
            <wp:extent cx="3225800" cy="2274099"/>
            <wp:effectExtent l="0" t="0" r="0" b="0"/>
            <wp:docPr id="22538049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364" cy="2289301"/>
                    </a:xfrm>
                    <a:prstGeom prst="rect">
                      <a:avLst/>
                    </a:prstGeom>
                    <a:noFill/>
                    <a:ln>
                      <a:noFill/>
                    </a:ln>
                  </pic:spPr>
                </pic:pic>
              </a:graphicData>
            </a:graphic>
          </wp:inline>
        </w:drawing>
      </w:r>
    </w:p>
    <w:p w14:paraId="482443C7" w14:textId="77777777" w:rsidR="00C21C71" w:rsidRDefault="3A640E5A" w:rsidP="00F6692B">
      <w:r>
        <w:t>Yapay zekâ kullanım amaçları ise pazarlama ve satış, üretim veya hizmet süreçleri, işletme yönetimi, lojistik, bilgi ve iletişim teknolojileri güvenliği, muhasebe ve finans yönetimi ile araştırma ve geliştirme (Ar-</w:t>
      </w:r>
      <w:proofErr w:type="spellStart"/>
      <w:r>
        <w:t>Ge</w:t>
      </w:r>
      <w:proofErr w:type="spellEnd"/>
      <w:r>
        <w:t>) faaliyetleri olarak sınıflandırılmıştır</w:t>
      </w:r>
      <w:r w:rsidR="00297CFC">
        <w:t>.</w:t>
      </w:r>
    </w:p>
    <w:p w14:paraId="7F2D590B" w14:textId="01EA4DB5" w:rsidR="00C21C71" w:rsidRDefault="3A640E5A" w:rsidP="3A640E5A">
      <w:r>
        <w:t>Analiz sürecinde tanımlayıcı istatistikler, olasılık dağılımı incelemesi, hipotez testi, doğrusal regresyon analizi ve güven aralığı hesaplamaları yapılmıştır.</w:t>
      </w:r>
    </w:p>
    <w:p w14:paraId="24706222" w14:textId="54525F55" w:rsidR="00D02AC8" w:rsidRPr="00C21C71" w:rsidRDefault="3A640E5A" w:rsidP="3A640E5A">
      <w:r w:rsidRPr="3A640E5A">
        <w:rPr>
          <w:sz w:val="32"/>
          <w:szCs w:val="32"/>
        </w:rPr>
        <w:t xml:space="preserve">4.Yöntem </w:t>
      </w:r>
      <w:r w:rsidR="1F39518F" w:rsidRPr="1F39518F">
        <w:rPr>
          <w:sz w:val="32"/>
          <w:szCs w:val="32"/>
        </w:rPr>
        <w:t>ve</w:t>
      </w:r>
      <w:r w:rsidRPr="3A640E5A">
        <w:rPr>
          <w:sz w:val="32"/>
          <w:szCs w:val="32"/>
        </w:rPr>
        <w:t xml:space="preserve"> Kullanılan İstatistiksel Teknikler</w:t>
      </w:r>
    </w:p>
    <w:p w14:paraId="4DB7B58E" w14:textId="4E980D63" w:rsidR="00D02AC8" w:rsidRPr="00D02AC8" w:rsidRDefault="3A640E5A" w:rsidP="00F6692B">
      <w:r>
        <w:t xml:space="preserve">Bu çalışmada, Türkiye’de sektörlere göre yapay </w:t>
      </w:r>
      <w:r w:rsidR="1F39518F">
        <w:t>zekâ</w:t>
      </w:r>
      <w:r>
        <w:t xml:space="preserve"> kullanım düzeyleri istatistiksel yöntemler kullanılarak analiz edilmiştir. Çalışmanın temel amacı doğrultusunda, güvenilir ve resmi kaynaklardan elde edilen veriler sistematik bir analiz sürecine tabi tutulmuştur.</w:t>
      </w:r>
    </w:p>
    <w:p w14:paraId="6189960F" w14:textId="69E4FEF2" w:rsidR="00D02AC8" w:rsidRPr="00D02AC8" w:rsidRDefault="3A640E5A" w:rsidP="00F6692B">
      <w:r>
        <w:t xml:space="preserve">Çalışmada kullanılan veriler, Türkiye İstatistik Kurumu (TÜİK) tarafından yayımlanan “Yapay </w:t>
      </w:r>
      <w:r w:rsidR="1F39518F">
        <w:t>zekâ</w:t>
      </w:r>
      <w:r>
        <w:t xml:space="preserve"> İstatistikleri – 2025” verilerinden elde edilmiştir. Veri seti, farklı sektörlerde yapay </w:t>
      </w:r>
      <w:r w:rsidR="1F39518F">
        <w:t>zekâ</w:t>
      </w:r>
      <w:r>
        <w:t xml:space="preserve"> kullanım oranlarını içermekte olup analiz öncesinde istatistiksel değerlendirmeye uygun hale getirilmiştir.</w:t>
      </w:r>
      <w:r w:rsidR="00D728B7" w:rsidRPr="00D728B7">
        <w:rPr>
          <w:noProof/>
          <w:sz w:val="32"/>
          <w:szCs w:val="32"/>
        </w:rPr>
        <w:t xml:space="preserve"> </w:t>
      </w:r>
      <w:r w:rsidR="00D728B7">
        <w:rPr>
          <w:noProof/>
          <w:sz w:val="32"/>
          <w:szCs w:val="32"/>
        </w:rPr>
        <w:drawing>
          <wp:inline distT="0" distB="0" distL="0" distR="0" wp14:anchorId="0C79B876" wp14:editId="5909F394">
            <wp:extent cx="5746750" cy="2063750"/>
            <wp:effectExtent l="0" t="0" r="6350" b="0"/>
            <wp:docPr id="1272331806" name="Resim 8"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1806" name="Resim 8" descr="metin, ekran görüntüsü, yazı tipi, sayı, numara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6750" cy="2063750"/>
                    </a:xfrm>
                    <a:prstGeom prst="rect">
                      <a:avLst/>
                    </a:prstGeom>
                    <a:noFill/>
                    <a:ln>
                      <a:noFill/>
                    </a:ln>
                  </pic:spPr>
                </pic:pic>
              </a:graphicData>
            </a:graphic>
          </wp:inline>
        </w:drawing>
      </w:r>
    </w:p>
    <w:p w14:paraId="1E40306F" w14:textId="44F6CE78" w:rsidR="00D02AC8" w:rsidRPr="00D02AC8" w:rsidRDefault="3A640E5A" w:rsidP="00F6692B">
      <w:r>
        <w:t xml:space="preserve">Analizin ilk aşamasında, veri setinin genel yapısını ve temel özelliklerini incelemek amacıyla tanımlayıcı istatistiksel yöntemler kullanılmıştır. Bu kapsamda sektörlere ait yapay </w:t>
      </w:r>
      <w:r w:rsidR="1F39518F">
        <w:t>zekâ</w:t>
      </w:r>
      <w:r>
        <w:t xml:space="preserve"> kullanım oranlarının ortalama, medyan, standart sapma ve varyans değerleri hesaplanmış, elde edilen sonuçlar grafiksel gösterimlerle desteklenmiştir.</w:t>
      </w:r>
    </w:p>
    <w:p w14:paraId="7B7FCA94" w14:textId="0F1A428F" w:rsidR="00D02AC8" w:rsidRPr="00D02AC8" w:rsidRDefault="3A640E5A" w:rsidP="00F6692B">
      <w:r>
        <w:t xml:space="preserve">İkinci aşamada, yapay </w:t>
      </w:r>
      <w:r w:rsidR="1F39518F">
        <w:t>zekâ</w:t>
      </w:r>
      <w:r>
        <w:t xml:space="preserve"> kullanım oranlarının dağılım özelliklerini incelemek amacıyla olasılık dağılımları değerlendirilmiştir. Verilerin belirli bir istatistiksel dağılıma uyup uymadığı uygun yöntemler kullanılarak analiz edilmiştir.</w:t>
      </w:r>
    </w:p>
    <w:p w14:paraId="625DF43F" w14:textId="409BF7BD" w:rsidR="00D02AC8" w:rsidRPr="00D02AC8" w:rsidRDefault="3A640E5A" w:rsidP="00F6692B">
      <w:r>
        <w:t xml:space="preserve">Üçüncü aşamada, sektörler arasında yapay </w:t>
      </w:r>
      <w:r w:rsidR="1F39518F">
        <w:t>zekâ</w:t>
      </w:r>
      <w:r>
        <w:t xml:space="preserve"> kullanım düzeyleri açısından istatistiksel olarak anlamlı bir fark bulunup bulunmadığını belirlemek amacıyla hipotez testleri uygulanmıştır. Bu testler sayesinde sektörler arası karşılaştırmalar yapılmış ve elde edilen bulgular istatistiksel olarak değerlendirilmiştir.</w:t>
      </w:r>
    </w:p>
    <w:p w14:paraId="048336C6" w14:textId="2E856B90" w:rsidR="00D02AC8" w:rsidRPr="00D02AC8" w:rsidRDefault="3A640E5A" w:rsidP="00F6692B">
      <w:r>
        <w:t xml:space="preserve">Son aşamada ise, sektör değişkeni ile yapay </w:t>
      </w:r>
      <w:r w:rsidR="39EB5F40">
        <w:t>zekâ</w:t>
      </w:r>
      <w:r>
        <w:t xml:space="preserve"> kullanım oranları arasındaki ilişkinin incelenmesi amacıyla regresyon analizi gerçekleştirilmiştir. Bu analiz, sektörlerin yapay </w:t>
      </w:r>
      <w:r w:rsidR="1F39518F">
        <w:t>zekâ</w:t>
      </w:r>
      <w:r>
        <w:t xml:space="preserve"> kullanım düzeyleri üzerindeki etkisinin daha net bir şekilde ortaya konulmasını sağlamıştır.</w:t>
      </w:r>
    </w:p>
    <w:p w14:paraId="00884A7C" w14:textId="72951F2D" w:rsidR="00D02AC8" w:rsidRPr="00D02AC8" w:rsidRDefault="3A640E5A" w:rsidP="00F6692B">
      <w:r>
        <w:t>Çalışma kapsamında gerçekleştirilen tüm istatistiksel analizler ve grafiksel gösterimler Python programlama dili kullanılarak yapılmıştır.</w:t>
      </w:r>
    </w:p>
    <w:p w14:paraId="5451FCDE" w14:textId="135620B4" w:rsidR="003A4620" w:rsidRDefault="003A4620" w:rsidP="3A640E5A">
      <w:pPr>
        <w:rPr>
          <w:sz w:val="32"/>
          <w:szCs w:val="32"/>
        </w:rPr>
      </w:pPr>
    </w:p>
    <w:p w14:paraId="0A76DE22" w14:textId="0BF0B92A" w:rsidR="00D02AC8" w:rsidRPr="00D02AC8" w:rsidRDefault="003E6FCA" w:rsidP="3A640E5A">
      <w:pPr>
        <w:rPr>
          <w:sz w:val="32"/>
          <w:szCs w:val="32"/>
        </w:rPr>
      </w:pPr>
      <w:r>
        <w:rPr>
          <w:sz w:val="32"/>
          <w:szCs w:val="32"/>
        </w:rPr>
        <w:t>5</w:t>
      </w:r>
      <w:r w:rsidR="3A640E5A" w:rsidRPr="3A640E5A">
        <w:rPr>
          <w:sz w:val="32"/>
          <w:szCs w:val="32"/>
        </w:rPr>
        <w:t>.Olasılık Dağılımları</w:t>
      </w:r>
    </w:p>
    <w:p w14:paraId="0A7B2471" w14:textId="53CA729E" w:rsidR="00D02AC8" w:rsidRDefault="3A640E5A" w:rsidP="00F6692B">
      <w:r>
        <w:t xml:space="preserve">Bu bölümde, sektörlere göre yapay </w:t>
      </w:r>
      <w:r w:rsidR="361D020E">
        <w:t>zekâ</w:t>
      </w:r>
      <w:r>
        <w:t xml:space="preserve"> kullanım oranlarının istatistiksel dağılım özellikleri incelenmiştir. Amaç, elde edilen verilerin belirli bir olasılık dağılımına uyup uymadığını değerlendirmektir.</w:t>
      </w:r>
    </w:p>
    <w:p w14:paraId="34882F3B" w14:textId="36C93A28" w:rsidR="00464B3F" w:rsidRPr="00D02AC8" w:rsidRDefault="00BF40DB" w:rsidP="00F6692B">
      <w:r>
        <w:rPr>
          <w:noProof/>
        </w:rPr>
        <w:drawing>
          <wp:inline distT="0" distB="0" distL="0" distR="0" wp14:anchorId="7CC234FC" wp14:editId="1CD8733A">
            <wp:extent cx="5759450" cy="2374900"/>
            <wp:effectExtent l="0" t="0" r="0" b="6350"/>
            <wp:docPr id="185087365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2374900"/>
                    </a:xfrm>
                    <a:prstGeom prst="rect">
                      <a:avLst/>
                    </a:prstGeom>
                    <a:noFill/>
                    <a:ln>
                      <a:noFill/>
                    </a:ln>
                  </pic:spPr>
                </pic:pic>
              </a:graphicData>
            </a:graphic>
          </wp:inline>
        </w:drawing>
      </w:r>
    </w:p>
    <w:p w14:paraId="059F25F1" w14:textId="4BD1ABE5" w:rsidR="00464B3F" w:rsidRPr="00D02AC8" w:rsidRDefault="3A640E5A" w:rsidP="00F6692B">
      <w:r>
        <w:t xml:space="preserve">Analiz kapsamında, yapay </w:t>
      </w:r>
      <w:r w:rsidR="361D020E">
        <w:t>zekâ</w:t>
      </w:r>
      <w:r>
        <w:t xml:space="preserve"> kullanım oranlarının normal dağılıma uygunluğu ele alınmıştır. Normal dağılım, sürekli değişkenlerin dağılımını incelemek için yaygın olarak kullanılan bir istatistiksel modeldir.</w:t>
      </w:r>
    </w:p>
    <w:p w14:paraId="3F14ACB5" w14:textId="14B8D776" w:rsidR="00464B3F" w:rsidRPr="00D02AC8" w:rsidRDefault="3A640E5A" w:rsidP="00F6692B">
      <w:r>
        <w:t xml:space="preserve">Elde edilen bulgular incelendiğinde, sektörlere ait yapay </w:t>
      </w:r>
      <w:r w:rsidR="361D020E">
        <w:t>zekâ</w:t>
      </w:r>
      <w:r>
        <w:t xml:space="preserve"> kullanım oranlarının genel olarak normal dağılıma yakın bir yapı sergilediği gözlemlenmiştir. Dağılımın merkezi eğiliminin ortalama etrafında yoğunlaştığı ve uç değerlerin sınırlı olduğu görülmüştür.</w:t>
      </w:r>
    </w:p>
    <w:p w14:paraId="07C72ACB" w14:textId="5A9CDADF" w:rsidR="00D02AC8" w:rsidRDefault="3A640E5A" w:rsidP="00F6692B">
      <w:r>
        <w:t xml:space="preserve">Yapay </w:t>
      </w:r>
      <w:r w:rsidR="361D020E">
        <w:t>zekâ</w:t>
      </w:r>
      <w:r>
        <w:t xml:space="preserve"> kullanım oranlarının dağılımı, histogram grafikleri yardımıyla görselleştirilmiş ve elde edilen grafikler normal dağılım varsayımını destekler nitelikte değerlendirilmiştir.</w:t>
      </w:r>
    </w:p>
    <w:p w14:paraId="76D26BAD" w14:textId="77777777" w:rsidR="00464B3F" w:rsidRPr="00D02AC8" w:rsidRDefault="00464B3F" w:rsidP="00F6692B"/>
    <w:p w14:paraId="19033C32" w14:textId="078154B5" w:rsidR="00D02AC8" w:rsidRPr="00D02AC8" w:rsidRDefault="00D02AC8" w:rsidP="00F6692B">
      <w:r>
        <w:rPr>
          <w:noProof/>
        </w:rPr>
        <w:drawing>
          <wp:inline distT="0" distB="0" distL="0" distR="0" wp14:anchorId="5C344136" wp14:editId="73C90C6D">
            <wp:extent cx="5760720" cy="1118870"/>
            <wp:effectExtent l="0" t="0" r="0" b="5080"/>
            <wp:docPr id="929546104"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42457" name="Resim 1" descr="metin, ekran görüntüsü, yazı tipi, sayı, numara içeren bir resim&#10;&#10;Yapay zeka tarafından oluşturulmuş içerik yanlış olabilir."/>
                    <pic:cNvPicPr/>
                  </pic:nvPicPr>
                  <pic:blipFill>
                    <a:blip r:embed="rId12"/>
                    <a:stretch>
                      <a:fillRect/>
                    </a:stretch>
                  </pic:blipFill>
                  <pic:spPr>
                    <a:xfrm>
                      <a:off x="0" y="0"/>
                      <a:ext cx="5760720" cy="1118870"/>
                    </a:xfrm>
                    <a:prstGeom prst="rect">
                      <a:avLst/>
                    </a:prstGeom>
                  </pic:spPr>
                </pic:pic>
              </a:graphicData>
            </a:graphic>
          </wp:inline>
        </w:drawing>
      </w:r>
    </w:p>
    <w:p w14:paraId="7DE0805A" w14:textId="77777777" w:rsidR="00464B3F" w:rsidRDefault="00464B3F" w:rsidP="00F6692B"/>
    <w:p w14:paraId="6D24DF7E" w14:textId="264BBEB4" w:rsidR="00D02AC8" w:rsidRDefault="3A640E5A" w:rsidP="00F6692B">
      <w:r>
        <w:t xml:space="preserve">Hesaplanan ortalama ve medyan değerlerinin birbirine yakın olması, yapay </w:t>
      </w:r>
      <w:r w:rsidR="361D020E">
        <w:t>zekâ</w:t>
      </w:r>
      <w:r>
        <w:t xml:space="preserve"> kullanım oranlarının dengeli bir dağılım sergilediğini göstermektedir. Standart sapma değerinin sınırlı olması ise sektörler arasında aşırı farklılıklar bulunmadığına işaret etmektedir.</w:t>
      </w:r>
    </w:p>
    <w:p w14:paraId="6B7073AC" w14:textId="77777777" w:rsidR="00B7465F" w:rsidRDefault="00B7465F" w:rsidP="3A640E5A"/>
    <w:p w14:paraId="2418B6AB" w14:textId="0235F7CF" w:rsidR="00D02AC8" w:rsidRDefault="003E6FCA" w:rsidP="3A640E5A">
      <w:pPr>
        <w:rPr>
          <w:sz w:val="32"/>
          <w:szCs w:val="32"/>
        </w:rPr>
      </w:pPr>
      <w:r>
        <w:rPr>
          <w:sz w:val="32"/>
          <w:szCs w:val="32"/>
        </w:rPr>
        <w:t>6</w:t>
      </w:r>
      <w:r w:rsidR="3A640E5A" w:rsidRPr="3A640E5A">
        <w:rPr>
          <w:sz w:val="32"/>
          <w:szCs w:val="32"/>
        </w:rPr>
        <w:t>.Hipotez Testleri</w:t>
      </w:r>
    </w:p>
    <w:p w14:paraId="534B93F6" w14:textId="77777777" w:rsidR="00D46507" w:rsidRDefault="00D46507" w:rsidP="3A640E5A"/>
    <w:p w14:paraId="1CAF5371" w14:textId="77777777" w:rsidR="00824D54" w:rsidRPr="00824D54" w:rsidRDefault="00824D54" w:rsidP="3A640E5A"/>
    <w:p w14:paraId="031779BF" w14:textId="04D96F0B" w:rsidR="00D02AC8" w:rsidRPr="00824D54" w:rsidRDefault="3A640E5A" w:rsidP="00F6692B">
      <w:r w:rsidRPr="00824D54">
        <w:t xml:space="preserve">Bu bölümde, sektörlere göre yapay </w:t>
      </w:r>
      <w:r w:rsidR="361D020E" w:rsidRPr="00824D54">
        <w:t>zekâ</w:t>
      </w:r>
      <w:r w:rsidRPr="00824D54">
        <w:t xml:space="preserve"> kullanım oranları arasında istatistiksel olarak anlamlı bir fark olup olmadığı hipotez testleri aracılığıyla incelenmiştir.</w:t>
      </w:r>
    </w:p>
    <w:p w14:paraId="66F5CCD0" w14:textId="77777777" w:rsidR="00C21C71" w:rsidRPr="00824D54" w:rsidRDefault="00C21C71" w:rsidP="00F6692B"/>
    <w:p w14:paraId="698E0105" w14:textId="3501F5AB" w:rsidR="00D02AC8" w:rsidRPr="00824D54" w:rsidRDefault="3A640E5A" w:rsidP="00F6692B">
      <w:r w:rsidRPr="00824D54">
        <w:t>Bu amaç doğrultusunda oluşturulan hipotezler aşağıda verilmiştir:</w:t>
      </w:r>
    </w:p>
    <w:p w14:paraId="57179C0E" w14:textId="77777777" w:rsidR="00D46507" w:rsidRPr="00824D54" w:rsidRDefault="00D46507" w:rsidP="00F6692B"/>
    <w:p w14:paraId="3C7C254E" w14:textId="77777777" w:rsidR="00D46507" w:rsidRPr="00824D54" w:rsidRDefault="3A640E5A" w:rsidP="00F6692B">
      <w:r w:rsidRPr="00824D54">
        <w:t xml:space="preserve">H₀: Sektörlere göre yapay </w:t>
      </w:r>
      <w:r w:rsidR="268CD841" w:rsidRPr="00824D54">
        <w:t>zekâ</w:t>
      </w:r>
      <w:r w:rsidRPr="00824D54">
        <w:t xml:space="preserve"> kullanım oranları arasında istatistiksel olarak anlamlı bir </w:t>
      </w:r>
    </w:p>
    <w:p w14:paraId="57270050" w14:textId="220FEC49" w:rsidR="00D46507" w:rsidRPr="00824D54" w:rsidRDefault="3A640E5A" w:rsidP="00F6692B">
      <w:proofErr w:type="gramStart"/>
      <w:r w:rsidRPr="00824D54">
        <w:t>fark</w:t>
      </w:r>
      <w:proofErr w:type="gramEnd"/>
      <w:r w:rsidRPr="00824D54">
        <w:t xml:space="preserve"> yoktur.</w:t>
      </w:r>
    </w:p>
    <w:p w14:paraId="72EA8200" w14:textId="012574F3" w:rsidR="00D02AC8" w:rsidRPr="00824D54" w:rsidRDefault="3A640E5A" w:rsidP="00F6692B">
      <w:r w:rsidRPr="00824D54">
        <w:t xml:space="preserve">H₁: Sektörlere göre yapay </w:t>
      </w:r>
      <w:r w:rsidR="268CD841" w:rsidRPr="00824D54">
        <w:t>zekâ</w:t>
      </w:r>
      <w:r w:rsidRPr="00824D54">
        <w:t xml:space="preserve"> kullanım oranları arasında istatistiksel olarak anlamlı bir fark vardır.</w:t>
      </w:r>
    </w:p>
    <w:p w14:paraId="5C1D90FD" w14:textId="77777777" w:rsidR="00D46507" w:rsidRPr="00824D54" w:rsidRDefault="00D46507" w:rsidP="00F6692B"/>
    <w:p w14:paraId="1506FD1A" w14:textId="4F50B5C6" w:rsidR="00D02AC8" w:rsidRPr="00824D54" w:rsidRDefault="3A640E5A" w:rsidP="00F6692B">
      <w:r w:rsidRPr="00824D54">
        <w:t xml:space="preserve">Birden fazla sektörün yapay </w:t>
      </w:r>
      <w:r w:rsidR="268CD841" w:rsidRPr="00824D54">
        <w:t>zekâ</w:t>
      </w:r>
      <w:r w:rsidRPr="00824D54">
        <w:t xml:space="preserve"> kullanım oranlarının karşılaştırılması söz konusu olduğundan, analizlerde tek yönlü varyans analizi (</w:t>
      </w:r>
      <w:proofErr w:type="spellStart"/>
      <w:r w:rsidRPr="00824D54">
        <w:t>One-Way</w:t>
      </w:r>
      <w:proofErr w:type="spellEnd"/>
      <w:r w:rsidRPr="00824D54">
        <w:t xml:space="preserve"> ANOVA) yöntemi kullanılmıştır. Bu test, farklı grupların ortalamaları arasında anlamlı bir fark olup olmadığını belirlemek için uygun bir istatistiksel tekniktir.</w:t>
      </w:r>
    </w:p>
    <w:p w14:paraId="5BF44074" w14:textId="77777777" w:rsidR="00D46507" w:rsidRDefault="00D46507" w:rsidP="00F6692B"/>
    <w:p w14:paraId="0C1304A5" w14:textId="77777777" w:rsidR="00824D54" w:rsidRPr="00824D54" w:rsidRDefault="00824D54" w:rsidP="00F6692B"/>
    <w:p w14:paraId="53BFC378" w14:textId="620B7C36" w:rsidR="00D02AC8" w:rsidRPr="00824D54" w:rsidRDefault="3A640E5A" w:rsidP="00F6692B">
      <w:r w:rsidRPr="00824D54">
        <w:t xml:space="preserve">Uygulanan hipotez testi sonucunda elde edilen p-değeri değerlendirilmiş ve istatistiksel anlamlılık düzeyi göz önünde bulundurularak sonuçlar yorumlanmıştır. Elde edilen bulgulara göre, sektörler arasında yapay </w:t>
      </w:r>
      <w:r w:rsidR="268CD841" w:rsidRPr="00824D54">
        <w:t>zekâ</w:t>
      </w:r>
      <w:r w:rsidRPr="00824D54">
        <w:t xml:space="preserve"> kullanım oranları açısından istatistiksel olarak anlamlı bir fark olduğu sonucuna ulaşılmıştır.</w:t>
      </w:r>
    </w:p>
    <w:p w14:paraId="1DF84891" w14:textId="77777777" w:rsidR="00D46507" w:rsidRPr="00824D54" w:rsidRDefault="00D46507" w:rsidP="00F6692B"/>
    <w:p w14:paraId="24CF707E" w14:textId="77777777" w:rsidR="00D46507" w:rsidRPr="00824D54" w:rsidRDefault="00D46507" w:rsidP="00F6692B"/>
    <w:p w14:paraId="424DB925" w14:textId="77777777" w:rsidR="00D46507" w:rsidRPr="00824D54" w:rsidRDefault="00D46507" w:rsidP="00F6692B"/>
    <w:p w14:paraId="25597712" w14:textId="77777777" w:rsidR="00D46507" w:rsidRDefault="00D46507" w:rsidP="00F6692B"/>
    <w:p w14:paraId="625BA2B1" w14:textId="77777777" w:rsidR="00D46507" w:rsidRDefault="00D46507" w:rsidP="00F6692B"/>
    <w:p w14:paraId="11E9A933" w14:textId="77777777" w:rsidR="00D46507" w:rsidRDefault="00D46507" w:rsidP="00F6692B"/>
    <w:p w14:paraId="1E79AF86" w14:textId="77777777" w:rsidR="00D46507" w:rsidRDefault="00D46507" w:rsidP="00F6692B"/>
    <w:p w14:paraId="20314F94" w14:textId="77777777" w:rsidR="00D46507" w:rsidRDefault="00D46507" w:rsidP="3A640E5A"/>
    <w:p w14:paraId="68A364E7" w14:textId="30CE5028" w:rsidR="00D02AC8" w:rsidRDefault="003E6FCA" w:rsidP="3A640E5A">
      <w:pPr>
        <w:rPr>
          <w:sz w:val="32"/>
          <w:szCs w:val="32"/>
        </w:rPr>
      </w:pPr>
      <w:r>
        <w:rPr>
          <w:sz w:val="32"/>
          <w:szCs w:val="32"/>
        </w:rPr>
        <w:t>7</w:t>
      </w:r>
      <w:r w:rsidR="3A640E5A" w:rsidRPr="3A640E5A">
        <w:rPr>
          <w:sz w:val="32"/>
          <w:szCs w:val="32"/>
        </w:rPr>
        <w:t>.Regresyon Analizi</w:t>
      </w:r>
    </w:p>
    <w:p w14:paraId="471D130F" w14:textId="77777777" w:rsidR="00D46507" w:rsidRDefault="00D46507" w:rsidP="3A640E5A">
      <w:pPr>
        <w:rPr>
          <w:sz w:val="32"/>
          <w:szCs w:val="32"/>
        </w:rPr>
      </w:pPr>
    </w:p>
    <w:p w14:paraId="2A01E794" w14:textId="77777777" w:rsidR="00D46507" w:rsidRPr="00D02AC8" w:rsidRDefault="00D46507" w:rsidP="3A640E5A">
      <w:pPr>
        <w:rPr>
          <w:sz w:val="32"/>
          <w:szCs w:val="32"/>
        </w:rPr>
      </w:pPr>
    </w:p>
    <w:p w14:paraId="2A4DAEE5" w14:textId="5C8D428A" w:rsidR="00D02AC8" w:rsidRDefault="3A640E5A" w:rsidP="00F6692B">
      <w:r>
        <w:t xml:space="preserve">Bu bölümde, sektörlere göre yapay </w:t>
      </w:r>
      <w:r w:rsidR="268CD841">
        <w:t>zekâ</w:t>
      </w:r>
      <w:r>
        <w:t xml:space="preserve"> kullanım oranları ile sektör değişkeni arasındaki ilişki regresyon analizi yöntemiyle incelenmiştir. Regresyon analizi, bir bağımlı değişken ile bir veya birden fazla bağımsız değişken arasındaki ilişkinin yönünü ve düzeyini belirlemek amacıyla kullanılan istatistiksel bir yöntemdir.</w:t>
      </w:r>
    </w:p>
    <w:p w14:paraId="639DF0C0" w14:textId="77777777" w:rsidR="00D46507" w:rsidRDefault="00D46507" w:rsidP="00F6692B"/>
    <w:p w14:paraId="2716160A" w14:textId="77777777" w:rsidR="00D46507" w:rsidRPr="00D02AC8" w:rsidRDefault="00D46507" w:rsidP="00F6692B"/>
    <w:p w14:paraId="145A9067" w14:textId="69883B84" w:rsidR="00D02AC8" w:rsidRDefault="3A640E5A" w:rsidP="00F6692B">
      <w:r>
        <w:t xml:space="preserve">Analiz kapsamında bağımlı değişken olarak yapay </w:t>
      </w:r>
      <w:r w:rsidR="268CD841">
        <w:t>zekâ</w:t>
      </w:r>
      <w:r>
        <w:t xml:space="preserve"> kullanım oranı, bağımsız değişken olarak ise sektörler ele alınmıştır. Sektör değişkeni, yapay </w:t>
      </w:r>
      <w:r w:rsidR="386E4B2D">
        <w:t>zekâ</w:t>
      </w:r>
      <w:r>
        <w:t xml:space="preserve"> kullanım düzeyleri üzerindeki etkisinin incelenebilmesi amacıyla modele dahil edilmiştir.</w:t>
      </w:r>
    </w:p>
    <w:p w14:paraId="095836A9" w14:textId="77777777" w:rsidR="00D46507" w:rsidRDefault="00D46507" w:rsidP="00F6692B"/>
    <w:p w14:paraId="77F87BF2" w14:textId="77777777" w:rsidR="00D46507" w:rsidRPr="00D02AC8" w:rsidRDefault="00D46507" w:rsidP="00F6692B"/>
    <w:p w14:paraId="478BB2C7" w14:textId="34AAFECA" w:rsidR="00D02AC8" w:rsidRDefault="3A640E5A" w:rsidP="00F6692B">
      <w:r>
        <w:t xml:space="preserve">Uygulanan regresyon analizi sonucunda elde edilen bulgular, sektörlerin yapay </w:t>
      </w:r>
      <w:r w:rsidR="386E4B2D">
        <w:t>zekâ</w:t>
      </w:r>
      <w:r>
        <w:t xml:space="preserve"> kullanım oranları üzerinde anlamlı bir etkiye sahip olduğunu göstermektedir. Model sonuçları, sektörlere göre yapay </w:t>
      </w:r>
      <w:r w:rsidR="386E4B2D">
        <w:t>zekâ</w:t>
      </w:r>
      <w:r>
        <w:t xml:space="preserve"> kullanım düzeylerinin farklılık gösterdiğini ve bazı sektörlerde yapay </w:t>
      </w:r>
      <w:r w:rsidR="3C28B761">
        <w:t>zekâ</w:t>
      </w:r>
      <w:r>
        <w:t xml:space="preserve"> kullanımının daha yüksek olduğunu ortaya koymaktadır.</w:t>
      </w:r>
    </w:p>
    <w:p w14:paraId="262B5A0D" w14:textId="77777777" w:rsidR="00D46507" w:rsidRDefault="00D46507" w:rsidP="00F6692B"/>
    <w:p w14:paraId="5AE948DE" w14:textId="77777777" w:rsidR="00D46507" w:rsidRPr="00D02AC8" w:rsidRDefault="00D46507" w:rsidP="00F6692B"/>
    <w:p w14:paraId="18F1A99C" w14:textId="0AE6B3A7" w:rsidR="00D02AC8" w:rsidRPr="00D02AC8" w:rsidRDefault="3A640E5A" w:rsidP="00F6692B">
      <w:r>
        <w:t xml:space="preserve">Elde edilen regresyon modeli, sektör değişkeninin yapay </w:t>
      </w:r>
      <w:r w:rsidR="3C28B761">
        <w:t>zekâ</w:t>
      </w:r>
      <w:r>
        <w:t xml:space="preserve"> kullanım oranlarını açıklamada belirli bir düzeyde yeterli olduğunu göstermiştir. Bu durum, sektör bazlı farklılıkların yapay </w:t>
      </w:r>
      <w:r w:rsidR="3C28B761">
        <w:t>zekâ</w:t>
      </w:r>
      <w:r>
        <w:t xml:space="preserve"> kullanımının anlaşılmasında önemli bir faktör olduğunu ortaya koymaktadır.</w:t>
      </w:r>
    </w:p>
    <w:p w14:paraId="6C5C00B4" w14:textId="77777777" w:rsidR="00D02AC8" w:rsidRPr="00D02AC8" w:rsidRDefault="00D02AC8" w:rsidP="00F6692B"/>
    <w:p w14:paraId="0B3AB333" w14:textId="77777777" w:rsidR="00C21C71" w:rsidRDefault="00C21C71" w:rsidP="3A640E5A">
      <w:pPr>
        <w:rPr>
          <w:sz w:val="32"/>
          <w:szCs w:val="32"/>
        </w:rPr>
      </w:pPr>
    </w:p>
    <w:p w14:paraId="20D24476" w14:textId="77777777" w:rsidR="00824D54" w:rsidRDefault="00824D54" w:rsidP="3A640E5A">
      <w:pPr>
        <w:rPr>
          <w:sz w:val="32"/>
          <w:szCs w:val="32"/>
        </w:rPr>
      </w:pPr>
    </w:p>
    <w:p w14:paraId="34CFE195" w14:textId="77777777" w:rsidR="00824D54" w:rsidRDefault="00824D54" w:rsidP="3A640E5A">
      <w:pPr>
        <w:rPr>
          <w:sz w:val="32"/>
          <w:szCs w:val="32"/>
        </w:rPr>
      </w:pPr>
    </w:p>
    <w:p w14:paraId="7CAEB846" w14:textId="77777777" w:rsidR="00824D54" w:rsidRDefault="00824D54" w:rsidP="3A640E5A">
      <w:pPr>
        <w:rPr>
          <w:sz w:val="32"/>
          <w:szCs w:val="32"/>
        </w:rPr>
      </w:pPr>
    </w:p>
    <w:p w14:paraId="1A5058E1" w14:textId="77777777" w:rsidR="00824D54" w:rsidRDefault="00824D54" w:rsidP="3A640E5A">
      <w:pPr>
        <w:rPr>
          <w:sz w:val="32"/>
          <w:szCs w:val="32"/>
        </w:rPr>
      </w:pPr>
    </w:p>
    <w:p w14:paraId="348B859E" w14:textId="55E05601" w:rsidR="00D02AC8" w:rsidRDefault="003E6FCA" w:rsidP="3A640E5A">
      <w:pPr>
        <w:rPr>
          <w:sz w:val="32"/>
          <w:szCs w:val="32"/>
        </w:rPr>
      </w:pPr>
      <w:r>
        <w:rPr>
          <w:sz w:val="32"/>
          <w:szCs w:val="32"/>
        </w:rPr>
        <w:t>8</w:t>
      </w:r>
      <w:r w:rsidR="3A640E5A" w:rsidRPr="3A640E5A">
        <w:rPr>
          <w:sz w:val="32"/>
          <w:szCs w:val="32"/>
        </w:rPr>
        <w:t>.Bulguların Yorumlanması (Mühendislik Bağlam)</w:t>
      </w:r>
    </w:p>
    <w:p w14:paraId="276F546F" w14:textId="77777777" w:rsidR="00824D54" w:rsidRDefault="00824D54" w:rsidP="3A640E5A">
      <w:pPr>
        <w:rPr>
          <w:sz w:val="32"/>
          <w:szCs w:val="32"/>
        </w:rPr>
      </w:pPr>
    </w:p>
    <w:p w14:paraId="263CB859" w14:textId="77777777" w:rsidR="00824D54" w:rsidRPr="00D02AC8" w:rsidRDefault="00824D54" w:rsidP="3A640E5A">
      <w:pPr>
        <w:rPr>
          <w:sz w:val="32"/>
          <w:szCs w:val="32"/>
        </w:rPr>
      </w:pPr>
    </w:p>
    <w:p w14:paraId="7F6836D8" w14:textId="3BB4CF1D" w:rsidR="00D02AC8" w:rsidRDefault="3A640E5A" w:rsidP="00F6692B">
      <w:r>
        <w:t xml:space="preserve">Bu çalışmada elde edilen istatistiksel bulgular, Türkiye’de sektörlere göre yapay </w:t>
      </w:r>
      <w:r w:rsidR="5448E935">
        <w:t>zekâ</w:t>
      </w:r>
      <w:r>
        <w:t xml:space="preserve"> kullanım düzeylerinin homojen bir dağılım göstermediğini ortaya koymaktadır. Yapılan tanımlayıcı istatistikler, bazı sektörlerin yapay </w:t>
      </w:r>
      <w:r w:rsidR="5448E935">
        <w:t>zekâ</w:t>
      </w:r>
      <w:r>
        <w:t xml:space="preserve"> teknolojilerini daha yoğun bir şekilde kullandığını göstermektedir.</w:t>
      </w:r>
    </w:p>
    <w:p w14:paraId="76E2612C" w14:textId="77777777" w:rsidR="00824D54" w:rsidRDefault="00824D54" w:rsidP="00F6692B"/>
    <w:p w14:paraId="316B4322" w14:textId="77777777" w:rsidR="00824D54" w:rsidRPr="00D02AC8" w:rsidRDefault="00824D54" w:rsidP="00F6692B"/>
    <w:p w14:paraId="02410388" w14:textId="5D2146B5" w:rsidR="00D02AC8" w:rsidRDefault="3A640E5A" w:rsidP="00F6692B">
      <w:r>
        <w:t xml:space="preserve">Olasılık dağılımları ve hipotez testleri sonucunda, sektörler arasında yapay </w:t>
      </w:r>
      <w:r w:rsidR="5448E935">
        <w:t>zekâ</w:t>
      </w:r>
      <w:r>
        <w:t xml:space="preserve"> kullanım oranları açısından istatistiksel olarak anlamlı farklılıklar bulunduğu belirlenmiştir. Bu durum, yapay zekanın sektörler arasında farklı hızlarda benimsendiğini ve teknolojik dönüşüm sürecinin her sektörde aynı düzeyde gerçekleşmediğini göstermektedir.</w:t>
      </w:r>
    </w:p>
    <w:p w14:paraId="4CEF8465" w14:textId="77777777" w:rsidR="00824D54" w:rsidRDefault="00824D54" w:rsidP="00F6692B"/>
    <w:p w14:paraId="749B3E7A" w14:textId="77777777" w:rsidR="00824D54" w:rsidRPr="00D02AC8" w:rsidRDefault="00824D54" w:rsidP="00F6692B"/>
    <w:p w14:paraId="66983EE2" w14:textId="63788E91" w:rsidR="00D02AC8" w:rsidRDefault="3A640E5A" w:rsidP="00F6692B">
      <w:r>
        <w:t xml:space="preserve">Regresyon analizi sonuçları da sektör değişkeninin yapay </w:t>
      </w:r>
      <w:r w:rsidR="5448E935">
        <w:t>zekâ</w:t>
      </w:r>
      <w:r>
        <w:t xml:space="preserve"> kullanım oranları üzerinde etkili olduğunu desteklemektedir. Özellikle teknoloji yoğun ve bilgi temelli sektörlerde yapay </w:t>
      </w:r>
      <w:r w:rsidR="5448E935">
        <w:t>zekâ</w:t>
      </w:r>
      <w:r>
        <w:t xml:space="preserve"> kullanımının daha yüksek olduğu, geleneksel sektörlerde ise bu oranın görece daha düşük kaldığı gözlemlenmiştir.</w:t>
      </w:r>
    </w:p>
    <w:p w14:paraId="02C16B81" w14:textId="77777777" w:rsidR="00824D54" w:rsidRDefault="00824D54" w:rsidP="00F6692B"/>
    <w:p w14:paraId="03586B4E" w14:textId="77777777" w:rsidR="00824D54" w:rsidRPr="00D02AC8" w:rsidRDefault="00824D54" w:rsidP="00F6692B"/>
    <w:p w14:paraId="41FAE857" w14:textId="1D06FB4A" w:rsidR="00D02AC8" w:rsidRPr="00C21C71" w:rsidRDefault="3A640E5A" w:rsidP="3A640E5A">
      <w:r>
        <w:t>Mühendislik bakış açısıyla değerlendirildiğinde, bu bulgular dijital dönüşüm süreçlerinin planlanmasında sektör bazlı yaklaşımların önemini ortaya koymaktadır. Yapay zekanın verimli bir şekilde kullanılabilmesi için, sektörlerin ihtiyaçlarına uygun teknolojik altyapı, insan kaynağı ve yazılım çözümlerinin geliştirilmesi gerekmektedir.</w:t>
      </w:r>
    </w:p>
    <w:p w14:paraId="037908C8" w14:textId="77777777" w:rsidR="00824D54" w:rsidRDefault="00824D54" w:rsidP="3A640E5A">
      <w:pPr>
        <w:rPr>
          <w:sz w:val="32"/>
          <w:szCs w:val="32"/>
        </w:rPr>
      </w:pPr>
    </w:p>
    <w:p w14:paraId="5D098283" w14:textId="77777777" w:rsidR="00824D54" w:rsidRDefault="00824D54" w:rsidP="3A640E5A">
      <w:pPr>
        <w:rPr>
          <w:sz w:val="32"/>
          <w:szCs w:val="32"/>
        </w:rPr>
      </w:pPr>
    </w:p>
    <w:p w14:paraId="5A12924F" w14:textId="77777777" w:rsidR="00824D54" w:rsidRDefault="00824D54" w:rsidP="3A640E5A">
      <w:pPr>
        <w:rPr>
          <w:sz w:val="32"/>
          <w:szCs w:val="32"/>
        </w:rPr>
      </w:pPr>
    </w:p>
    <w:p w14:paraId="6B1CDDD0" w14:textId="38B2E157" w:rsidR="00D02AC8" w:rsidRDefault="003E6FCA" w:rsidP="3A640E5A">
      <w:pPr>
        <w:rPr>
          <w:sz w:val="32"/>
          <w:szCs w:val="32"/>
        </w:rPr>
      </w:pPr>
      <w:r>
        <w:rPr>
          <w:sz w:val="32"/>
          <w:szCs w:val="32"/>
        </w:rPr>
        <w:t>9</w:t>
      </w:r>
      <w:r w:rsidR="3A640E5A" w:rsidRPr="3A640E5A">
        <w:rPr>
          <w:sz w:val="32"/>
          <w:szCs w:val="32"/>
        </w:rPr>
        <w:t xml:space="preserve">.Sonuç </w:t>
      </w:r>
      <w:r w:rsidR="5448E935" w:rsidRPr="5448E935">
        <w:rPr>
          <w:sz w:val="32"/>
          <w:szCs w:val="32"/>
        </w:rPr>
        <w:t>ve</w:t>
      </w:r>
      <w:r w:rsidR="3A640E5A" w:rsidRPr="3A640E5A">
        <w:rPr>
          <w:sz w:val="32"/>
          <w:szCs w:val="32"/>
        </w:rPr>
        <w:t xml:space="preserve"> Öneriler</w:t>
      </w:r>
    </w:p>
    <w:p w14:paraId="551BC508" w14:textId="77777777" w:rsidR="00824D54" w:rsidRDefault="00824D54" w:rsidP="3A640E5A">
      <w:pPr>
        <w:rPr>
          <w:sz w:val="32"/>
          <w:szCs w:val="32"/>
        </w:rPr>
      </w:pPr>
    </w:p>
    <w:p w14:paraId="40B9D21F" w14:textId="77777777" w:rsidR="00824D54" w:rsidRPr="00D02AC8" w:rsidRDefault="00824D54" w:rsidP="3A640E5A">
      <w:pPr>
        <w:rPr>
          <w:sz w:val="32"/>
          <w:szCs w:val="32"/>
        </w:rPr>
      </w:pPr>
    </w:p>
    <w:p w14:paraId="135D8EC8" w14:textId="20579A82" w:rsidR="00D02AC8" w:rsidRDefault="3A640E5A" w:rsidP="00F6692B">
      <w:r>
        <w:t xml:space="preserve">Bu çalışmada, Türkiye’de sektörlere göre yapay </w:t>
      </w:r>
      <w:r w:rsidR="5448E935">
        <w:t>zekâ</w:t>
      </w:r>
      <w:r>
        <w:t xml:space="preserve"> kullanım oranları TÜİK verileri kullanılarak istatistiksel yöntemlerle analiz edilmiştir. Elde edilen bulgular, yapay </w:t>
      </w:r>
      <w:r w:rsidR="5448E935">
        <w:t>zekâ</w:t>
      </w:r>
      <w:r>
        <w:t xml:space="preserve"> kullanım düzeylerinin sektörler arasında anlamlı farklılıklar gösterdiğini ortaya koymuştur.</w:t>
      </w:r>
    </w:p>
    <w:p w14:paraId="60A89228" w14:textId="77777777" w:rsidR="00824D54" w:rsidRDefault="00824D54" w:rsidP="00F6692B"/>
    <w:p w14:paraId="0616666F" w14:textId="77777777" w:rsidR="00824D54" w:rsidRPr="00D02AC8" w:rsidRDefault="00824D54" w:rsidP="00F6692B"/>
    <w:p w14:paraId="66170390" w14:textId="52E97892" w:rsidR="00D02AC8" w:rsidRDefault="3A640E5A" w:rsidP="00F6692B">
      <w:r>
        <w:t>Analiz sonuçları, yapay zekanın özellikle belirli sektörlerde daha yaygın olarak kullanıldığını, bazı sektörlerde ise kullanım düzeyinin sınırlı kaldığını göstermektedir. Bu durum, sektörlerin dijital dönüşüm süreçlerinde farklı aşamalarda bulunduğunu ortaya koymaktadır.</w:t>
      </w:r>
    </w:p>
    <w:p w14:paraId="3A0DA461" w14:textId="77777777" w:rsidR="00824D54" w:rsidRDefault="00824D54" w:rsidP="00F6692B"/>
    <w:p w14:paraId="059E818A" w14:textId="77777777" w:rsidR="00824D54" w:rsidRPr="00D02AC8" w:rsidRDefault="00824D54" w:rsidP="00F6692B"/>
    <w:p w14:paraId="4066041B" w14:textId="219824B7" w:rsidR="00D02AC8" w:rsidRDefault="3A640E5A" w:rsidP="00F6692B">
      <w:r>
        <w:t xml:space="preserve">Bu doğrultuda, yapay </w:t>
      </w:r>
      <w:r w:rsidR="5448E935">
        <w:t>zekâ</w:t>
      </w:r>
      <w:r>
        <w:t xml:space="preserve"> kullanımının yaygınlaştırılması amacıyla sektörlere yönelik eğitim programlarının artırılması, teknolojik altyapı yatırımlarının desteklenmesi ve veri odaklı karar alma süreçlerinin teşvik edilmesi önerilmektedir. Ayrıca, yapay </w:t>
      </w:r>
      <w:r w:rsidR="5448E935">
        <w:t>zekâ</w:t>
      </w:r>
      <w:r>
        <w:t xml:space="preserve"> uygulamalarının verimlilik ve rekabet gücü üzerindeki etkilerinin daha ayrıntılı analiz edilebilmesi için gelecekte yapılacak çalışmalarda zaman serisi verilerinin kullanılması faydalı olacaktır.</w:t>
      </w:r>
    </w:p>
    <w:p w14:paraId="17F05D22" w14:textId="77777777" w:rsidR="00824D54" w:rsidRDefault="00824D54" w:rsidP="00F6692B"/>
    <w:p w14:paraId="37F0BD25" w14:textId="77777777" w:rsidR="00824D54" w:rsidRPr="00D02AC8" w:rsidRDefault="00824D54" w:rsidP="00F6692B"/>
    <w:p w14:paraId="67F43502" w14:textId="74A15DC5" w:rsidR="00D02AC8" w:rsidRPr="00D02AC8" w:rsidRDefault="3A640E5A" w:rsidP="00F6692B">
      <w:r>
        <w:t xml:space="preserve">Sonuç olarak, yapay </w:t>
      </w:r>
      <w:r w:rsidR="5448E935">
        <w:t>zekâ</w:t>
      </w:r>
      <w:r>
        <w:t xml:space="preserve"> teknolojilerinin sektör bazlı kullanımının anlaşılması hem mühendislik uygulamaları hem de teknoloji politikalarının geliştirilmesi açısından büyük önem taşımaktadır.</w:t>
      </w:r>
    </w:p>
    <w:p w14:paraId="05028211" w14:textId="0F00BE06" w:rsidR="00383E4B" w:rsidRDefault="00383E4B" w:rsidP="00337237"/>
    <w:p w14:paraId="1BD6ACCF" w14:textId="77777777" w:rsidR="00B20DD3" w:rsidRDefault="00B20DD3" w:rsidP="00337237"/>
    <w:p w14:paraId="282E90FD" w14:textId="77777777" w:rsidR="00B20DD3" w:rsidRDefault="00B20DD3" w:rsidP="00337237"/>
    <w:p w14:paraId="618868A3" w14:textId="77777777" w:rsidR="00B20DD3" w:rsidRDefault="00B20DD3" w:rsidP="00337237"/>
    <w:p w14:paraId="63BFDE54" w14:textId="77777777" w:rsidR="00B20DD3" w:rsidRDefault="00B20DD3" w:rsidP="00337237"/>
    <w:p w14:paraId="59999825" w14:textId="77777777" w:rsidR="00B20DD3" w:rsidRDefault="00B20DD3" w:rsidP="00337237"/>
    <w:p w14:paraId="5474AF3B" w14:textId="2BA8C746" w:rsidR="00B20DD3" w:rsidRDefault="00C764F3" w:rsidP="00C764F3">
      <w:pPr>
        <w:jc w:val="center"/>
        <w:rPr>
          <w:sz w:val="40"/>
          <w:szCs w:val="40"/>
        </w:rPr>
      </w:pPr>
      <w:r>
        <w:rPr>
          <w:sz w:val="40"/>
          <w:szCs w:val="40"/>
        </w:rPr>
        <w:t>KAYNAKÇA</w:t>
      </w:r>
    </w:p>
    <w:p w14:paraId="1B4FAB9E" w14:textId="75289595" w:rsidR="00030D71" w:rsidRPr="003F3698" w:rsidRDefault="004B4EAC" w:rsidP="00380344">
      <w:pPr>
        <w:rPr>
          <w:color w:val="156082" w:themeColor="accent1"/>
          <w:sz w:val="40"/>
          <w:szCs w:val="40"/>
        </w:rPr>
      </w:pPr>
      <w:r>
        <w:t xml:space="preserve">                                                  </w:t>
      </w:r>
      <w:hyperlink r:id="rId13" w:history="1">
        <w:r w:rsidRPr="00FF72B5">
          <w:rPr>
            <w:rStyle w:val="Hyperlink"/>
            <w:sz w:val="40"/>
            <w:szCs w:val="40"/>
          </w:rPr>
          <w:t>https://www.tuik.gov.tr/</w:t>
        </w:r>
      </w:hyperlink>
    </w:p>
    <w:p w14:paraId="3D2C4419" w14:textId="45B87ADE" w:rsidR="00622A30" w:rsidRDefault="004B4EAC" w:rsidP="00380344">
      <w:pPr>
        <w:rPr>
          <w:color w:val="156082" w:themeColor="accent1"/>
          <w:sz w:val="40"/>
          <w:szCs w:val="40"/>
        </w:rPr>
      </w:pPr>
      <w:r>
        <w:t xml:space="preserve">                                          </w:t>
      </w:r>
      <w:hyperlink r:id="rId14" w:history="1">
        <w:r w:rsidR="003D6E08" w:rsidRPr="00FF72B5">
          <w:rPr>
            <w:rStyle w:val="Hyperlink"/>
            <w:sz w:val="40"/>
            <w:szCs w:val="40"/>
          </w:rPr>
          <w:t>https://www.datawrapper.de/</w:t>
        </w:r>
      </w:hyperlink>
      <w:ins w:id="0" w:author="Microsoft Word" w:date="2025-12-16T22:53:00Z" w16du:dateUtc="2025-12-16T19:53:00Z">
        <w:r w:rsidR="003F3698">
          <w:rPr>
            <w:color w:val="156082" w:themeColor="accent1"/>
            <w:sz w:val="40"/>
            <w:szCs w:val="40"/>
          </w:rPr>
          <w:t xml:space="preserve">           </w:t>
        </w:r>
      </w:ins>
    </w:p>
    <w:p w14:paraId="751CE754" w14:textId="16AA4B16" w:rsidR="003F3698" w:rsidRDefault="003D6E08" w:rsidP="00C764F3">
      <w:pPr>
        <w:jc w:val="center"/>
        <w:rPr>
          <w:color w:val="156082" w:themeColor="accent1"/>
          <w:sz w:val="40"/>
          <w:szCs w:val="40"/>
        </w:rPr>
      </w:pPr>
      <w:hyperlink r:id="rId15" w:history="1">
        <w:r w:rsidRPr="00FF72B5">
          <w:rPr>
            <w:rStyle w:val="Hyperlink"/>
            <w:sz w:val="40"/>
            <w:szCs w:val="40"/>
          </w:rPr>
          <w:t>https://www.oecd.org/</w:t>
        </w:r>
      </w:hyperlink>
    </w:p>
    <w:p w14:paraId="04FE6B9A" w14:textId="36281B0D" w:rsidR="003D6E08" w:rsidRDefault="0025064D" w:rsidP="00C764F3">
      <w:pPr>
        <w:jc w:val="center"/>
        <w:rPr>
          <w:color w:val="156082" w:themeColor="accent1"/>
          <w:sz w:val="40"/>
          <w:szCs w:val="40"/>
        </w:rPr>
      </w:pPr>
      <w:hyperlink r:id="rId16" w:history="1">
        <w:r w:rsidRPr="00FF72B5">
          <w:rPr>
            <w:rStyle w:val="Hyperlink"/>
            <w:sz w:val="40"/>
            <w:szCs w:val="40"/>
          </w:rPr>
          <w:t>https://cbddo.gov.tr/</w:t>
        </w:r>
      </w:hyperlink>
    </w:p>
    <w:p w14:paraId="7315EC7D" w14:textId="3D41184F" w:rsidR="0025064D" w:rsidRDefault="00521E32" w:rsidP="00C764F3">
      <w:pPr>
        <w:jc w:val="center"/>
        <w:rPr>
          <w:color w:val="156082" w:themeColor="accent1"/>
          <w:sz w:val="40"/>
          <w:szCs w:val="40"/>
        </w:rPr>
      </w:pPr>
      <w:hyperlink r:id="rId17" w:history="1">
        <w:r w:rsidRPr="00FF72B5">
          <w:rPr>
            <w:rStyle w:val="Hyperlink"/>
            <w:sz w:val="40"/>
            <w:szCs w:val="40"/>
          </w:rPr>
          <w:t>https://www.tbd.org.tr/</w:t>
        </w:r>
      </w:hyperlink>
    </w:p>
    <w:p w14:paraId="4196BACB" w14:textId="55056354" w:rsidR="00521E32" w:rsidRDefault="003B54E6" w:rsidP="00C764F3">
      <w:pPr>
        <w:jc w:val="center"/>
        <w:rPr>
          <w:color w:val="156082" w:themeColor="accent1"/>
          <w:sz w:val="40"/>
          <w:szCs w:val="40"/>
        </w:rPr>
      </w:pPr>
      <w:hyperlink r:id="rId18" w:history="1">
        <w:r w:rsidRPr="00FF72B5">
          <w:rPr>
            <w:rStyle w:val="Hyperlink"/>
            <w:sz w:val="40"/>
            <w:szCs w:val="40"/>
          </w:rPr>
          <w:t>https://data.tuik.gov.tr/Bulten/Index?p=Yapay-Zeka-Istatistikleri-2025-57945</w:t>
        </w:r>
      </w:hyperlink>
    </w:p>
    <w:p w14:paraId="3777773C" w14:textId="2388C5C0" w:rsidR="003B54E6" w:rsidRDefault="00022771" w:rsidP="00C764F3">
      <w:pPr>
        <w:jc w:val="center"/>
        <w:rPr>
          <w:color w:val="156082" w:themeColor="accent1"/>
          <w:sz w:val="40"/>
          <w:szCs w:val="40"/>
        </w:rPr>
      </w:pPr>
      <w:hyperlink r:id="rId19" w:history="1">
        <w:r w:rsidRPr="00FF72B5">
          <w:rPr>
            <w:rStyle w:val="Hyperlink"/>
            <w:sz w:val="40"/>
            <w:szCs w:val="40"/>
          </w:rPr>
          <w:t>https://www.kaggle.com/</w:t>
        </w:r>
      </w:hyperlink>
    </w:p>
    <w:p w14:paraId="091CD2B8" w14:textId="2CE1E626" w:rsidR="00022771" w:rsidRPr="003F3698" w:rsidRDefault="00022771" w:rsidP="00C764F3">
      <w:pPr>
        <w:jc w:val="center"/>
        <w:rPr>
          <w:color w:val="156082" w:themeColor="accent1"/>
          <w:sz w:val="40"/>
          <w:szCs w:val="40"/>
        </w:rPr>
      </w:pPr>
    </w:p>
    <w:p w14:paraId="754678CE" w14:textId="77777777" w:rsidR="00030D71" w:rsidRPr="00030D71" w:rsidRDefault="00030D71" w:rsidP="00C764F3">
      <w:pPr>
        <w:jc w:val="center"/>
        <w:rPr>
          <w:color w:val="0D0D0D" w:themeColor="text1" w:themeTint="F2"/>
          <w:sz w:val="40"/>
          <w:szCs w:val="40"/>
        </w:rPr>
      </w:pPr>
    </w:p>
    <w:sectPr w:rsidR="00030D71" w:rsidRPr="00030D71">
      <w:head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545A" w14:textId="77777777" w:rsidR="00225A02" w:rsidRDefault="00225A02" w:rsidP="00B20DD3">
      <w:pPr>
        <w:spacing w:after="0" w:line="240" w:lineRule="auto"/>
      </w:pPr>
      <w:r>
        <w:separator/>
      </w:r>
    </w:p>
  </w:endnote>
  <w:endnote w:type="continuationSeparator" w:id="0">
    <w:p w14:paraId="234CA981" w14:textId="77777777" w:rsidR="00225A02" w:rsidRDefault="00225A02" w:rsidP="00B20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1F5E9" w14:textId="77777777" w:rsidR="00225A02" w:rsidRDefault="00225A02" w:rsidP="00B20DD3">
      <w:pPr>
        <w:spacing w:after="0" w:line="240" w:lineRule="auto"/>
      </w:pPr>
      <w:r>
        <w:separator/>
      </w:r>
    </w:p>
  </w:footnote>
  <w:footnote w:type="continuationSeparator" w:id="0">
    <w:p w14:paraId="7316CF4F" w14:textId="77777777" w:rsidR="00225A02" w:rsidRDefault="00225A02" w:rsidP="00B20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B9F6" w14:textId="2147416D" w:rsidR="00B20DD3" w:rsidRPr="00695FA1" w:rsidRDefault="00B20DD3" w:rsidP="00695F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2B"/>
    <w:rsid w:val="00022771"/>
    <w:rsid w:val="00030D71"/>
    <w:rsid w:val="00036BC6"/>
    <w:rsid w:val="00040CC7"/>
    <w:rsid w:val="00047577"/>
    <w:rsid w:val="00050165"/>
    <w:rsid w:val="00060892"/>
    <w:rsid w:val="000608DD"/>
    <w:rsid w:val="0006229A"/>
    <w:rsid w:val="000654D1"/>
    <w:rsid w:val="00083CB5"/>
    <w:rsid w:val="00092B32"/>
    <w:rsid w:val="000A5833"/>
    <w:rsid w:val="000B3FA0"/>
    <w:rsid w:val="000C1F44"/>
    <w:rsid w:val="000C6DC9"/>
    <w:rsid w:val="000E1A05"/>
    <w:rsid w:val="000F6A6C"/>
    <w:rsid w:val="0011068B"/>
    <w:rsid w:val="00123E4C"/>
    <w:rsid w:val="001312CD"/>
    <w:rsid w:val="0015355E"/>
    <w:rsid w:val="00196D70"/>
    <w:rsid w:val="001A09B4"/>
    <w:rsid w:val="001A31A2"/>
    <w:rsid w:val="001C5E3E"/>
    <w:rsid w:val="001D207C"/>
    <w:rsid w:val="001D4232"/>
    <w:rsid w:val="00205B07"/>
    <w:rsid w:val="00206943"/>
    <w:rsid w:val="0020755F"/>
    <w:rsid w:val="002125CF"/>
    <w:rsid w:val="00214693"/>
    <w:rsid w:val="00225A02"/>
    <w:rsid w:val="002314DA"/>
    <w:rsid w:val="00244881"/>
    <w:rsid w:val="00247B00"/>
    <w:rsid w:val="0025064D"/>
    <w:rsid w:val="002568A7"/>
    <w:rsid w:val="00256B28"/>
    <w:rsid w:val="00263914"/>
    <w:rsid w:val="00265162"/>
    <w:rsid w:val="00275CB1"/>
    <w:rsid w:val="0028095D"/>
    <w:rsid w:val="00285DEC"/>
    <w:rsid w:val="00286767"/>
    <w:rsid w:val="002938D9"/>
    <w:rsid w:val="002962AB"/>
    <w:rsid w:val="00297CFC"/>
    <w:rsid w:val="002A2073"/>
    <w:rsid w:val="002B20DE"/>
    <w:rsid w:val="002D1223"/>
    <w:rsid w:val="002F47AA"/>
    <w:rsid w:val="00330C23"/>
    <w:rsid w:val="00337237"/>
    <w:rsid w:val="003407EA"/>
    <w:rsid w:val="00364C0B"/>
    <w:rsid w:val="00380344"/>
    <w:rsid w:val="00383E4B"/>
    <w:rsid w:val="00386463"/>
    <w:rsid w:val="003919AA"/>
    <w:rsid w:val="003959A5"/>
    <w:rsid w:val="003A4620"/>
    <w:rsid w:val="003B54E6"/>
    <w:rsid w:val="003C3430"/>
    <w:rsid w:val="003C3F68"/>
    <w:rsid w:val="003C619A"/>
    <w:rsid w:val="003D572A"/>
    <w:rsid w:val="003D6E08"/>
    <w:rsid w:val="003E6FCA"/>
    <w:rsid w:val="003F3698"/>
    <w:rsid w:val="003F51E2"/>
    <w:rsid w:val="003F7608"/>
    <w:rsid w:val="00406CE0"/>
    <w:rsid w:val="00410185"/>
    <w:rsid w:val="004154A6"/>
    <w:rsid w:val="00416C0F"/>
    <w:rsid w:val="0042137A"/>
    <w:rsid w:val="00425D23"/>
    <w:rsid w:val="00440CB0"/>
    <w:rsid w:val="00464B3F"/>
    <w:rsid w:val="0047596B"/>
    <w:rsid w:val="0048193E"/>
    <w:rsid w:val="00485617"/>
    <w:rsid w:val="00496C21"/>
    <w:rsid w:val="004A2FCF"/>
    <w:rsid w:val="004B4EAC"/>
    <w:rsid w:val="004C159E"/>
    <w:rsid w:val="004E32B0"/>
    <w:rsid w:val="004F639C"/>
    <w:rsid w:val="00502E84"/>
    <w:rsid w:val="00504392"/>
    <w:rsid w:val="005064F0"/>
    <w:rsid w:val="00521E32"/>
    <w:rsid w:val="0052318C"/>
    <w:rsid w:val="00523761"/>
    <w:rsid w:val="00523FB8"/>
    <w:rsid w:val="005325F8"/>
    <w:rsid w:val="0053565F"/>
    <w:rsid w:val="005376FA"/>
    <w:rsid w:val="00537E9A"/>
    <w:rsid w:val="00557ACD"/>
    <w:rsid w:val="005623D2"/>
    <w:rsid w:val="0057215D"/>
    <w:rsid w:val="0057363E"/>
    <w:rsid w:val="00576A2C"/>
    <w:rsid w:val="00581E42"/>
    <w:rsid w:val="005A201B"/>
    <w:rsid w:val="005D3DF1"/>
    <w:rsid w:val="005D6D7C"/>
    <w:rsid w:val="005D752E"/>
    <w:rsid w:val="005F03F2"/>
    <w:rsid w:val="005F593E"/>
    <w:rsid w:val="00622A30"/>
    <w:rsid w:val="006301C3"/>
    <w:rsid w:val="00654A61"/>
    <w:rsid w:val="006579CC"/>
    <w:rsid w:val="00671B66"/>
    <w:rsid w:val="00693772"/>
    <w:rsid w:val="00695FA1"/>
    <w:rsid w:val="006A41F9"/>
    <w:rsid w:val="006A4659"/>
    <w:rsid w:val="006A4991"/>
    <w:rsid w:val="006B1102"/>
    <w:rsid w:val="006B22BD"/>
    <w:rsid w:val="006B3FD3"/>
    <w:rsid w:val="006C7D75"/>
    <w:rsid w:val="006D084E"/>
    <w:rsid w:val="006D2B64"/>
    <w:rsid w:val="006D71AD"/>
    <w:rsid w:val="006E7D74"/>
    <w:rsid w:val="0070630B"/>
    <w:rsid w:val="00706769"/>
    <w:rsid w:val="00707D64"/>
    <w:rsid w:val="007311B5"/>
    <w:rsid w:val="00740ED9"/>
    <w:rsid w:val="00752459"/>
    <w:rsid w:val="0076117F"/>
    <w:rsid w:val="00761186"/>
    <w:rsid w:val="00765198"/>
    <w:rsid w:val="00766FDA"/>
    <w:rsid w:val="00773546"/>
    <w:rsid w:val="00774741"/>
    <w:rsid w:val="0078568A"/>
    <w:rsid w:val="00793FE6"/>
    <w:rsid w:val="007B3C8C"/>
    <w:rsid w:val="007B6C05"/>
    <w:rsid w:val="007D1CDF"/>
    <w:rsid w:val="007D1EA1"/>
    <w:rsid w:val="007E5727"/>
    <w:rsid w:val="008004EF"/>
    <w:rsid w:val="00807F6A"/>
    <w:rsid w:val="00810CF9"/>
    <w:rsid w:val="008165CF"/>
    <w:rsid w:val="00824D54"/>
    <w:rsid w:val="00837236"/>
    <w:rsid w:val="00844B22"/>
    <w:rsid w:val="0086319E"/>
    <w:rsid w:val="00871F94"/>
    <w:rsid w:val="00880D37"/>
    <w:rsid w:val="008A6455"/>
    <w:rsid w:val="008B67A9"/>
    <w:rsid w:val="008D6ED7"/>
    <w:rsid w:val="008F1214"/>
    <w:rsid w:val="008F3543"/>
    <w:rsid w:val="0092377E"/>
    <w:rsid w:val="009430E0"/>
    <w:rsid w:val="00946CCC"/>
    <w:rsid w:val="0095023F"/>
    <w:rsid w:val="00961156"/>
    <w:rsid w:val="00967934"/>
    <w:rsid w:val="0097157A"/>
    <w:rsid w:val="0097499B"/>
    <w:rsid w:val="00987B98"/>
    <w:rsid w:val="009A0ACE"/>
    <w:rsid w:val="009A6326"/>
    <w:rsid w:val="009B5989"/>
    <w:rsid w:val="009B663D"/>
    <w:rsid w:val="009C1BA6"/>
    <w:rsid w:val="009D3201"/>
    <w:rsid w:val="009D65F6"/>
    <w:rsid w:val="009E2256"/>
    <w:rsid w:val="00A142C0"/>
    <w:rsid w:val="00A30A37"/>
    <w:rsid w:val="00A34BA1"/>
    <w:rsid w:val="00A404AB"/>
    <w:rsid w:val="00A5161B"/>
    <w:rsid w:val="00A51E21"/>
    <w:rsid w:val="00A54F4F"/>
    <w:rsid w:val="00A576E2"/>
    <w:rsid w:val="00A6198E"/>
    <w:rsid w:val="00A64079"/>
    <w:rsid w:val="00A87E40"/>
    <w:rsid w:val="00AA31C9"/>
    <w:rsid w:val="00AC0278"/>
    <w:rsid w:val="00AD61A2"/>
    <w:rsid w:val="00AF3279"/>
    <w:rsid w:val="00AF4320"/>
    <w:rsid w:val="00B06984"/>
    <w:rsid w:val="00B20DD3"/>
    <w:rsid w:val="00B351F5"/>
    <w:rsid w:val="00B7465F"/>
    <w:rsid w:val="00B77F2F"/>
    <w:rsid w:val="00BB31DC"/>
    <w:rsid w:val="00BB3DD8"/>
    <w:rsid w:val="00BD4BD4"/>
    <w:rsid w:val="00BD5843"/>
    <w:rsid w:val="00BF40DB"/>
    <w:rsid w:val="00C10386"/>
    <w:rsid w:val="00C21C71"/>
    <w:rsid w:val="00C3565C"/>
    <w:rsid w:val="00C417BD"/>
    <w:rsid w:val="00C57DA2"/>
    <w:rsid w:val="00C62FDF"/>
    <w:rsid w:val="00C66284"/>
    <w:rsid w:val="00C70DC1"/>
    <w:rsid w:val="00C75537"/>
    <w:rsid w:val="00C764F3"/>
    <w:rsid w:val="00C924B0"/>
    <w:rsid w:val="00C94C0D"/>
    <w:rsid w:val="00C96E60"/>
    <w:rsid w:val="00CA04C9"/>
    <w:rsid w:val="00CA0FE0"/>
    <w:rsid w:val="00CB530E"/>
    <w:rsid w:val="00CD560D"/>
    <w:rsid w:val="00CE2031"/>
    <w:rsid w:val="00D02041"/>
    <w:rsid w:val="00D02AC8"/>
    <w:rsid w:val="00D02BB9"/>
    <w:rsid w:val="00D03F1F"/>
    <w:rsid w:val="00D052F9"/>
    <w:rsid w:val="00D170E5"/>
    <w:rsid w:val="00D31103"/>
    <w:rsid w:val="00D46507"/>
    <w:rsid w:val="00D53216"/>
    <w:rsid w:val="00D53E84"/>
    <w:rsid w:val="00D728B7"/>
    <w:rsid w:val="00D94E64"/>
    <w:rsid w:val="00D95057"/>
    <w:rsid w:val="00DC534C"/>
    <w:rsid w:val="00DD4213"/>
    <w:rsid w:val="00E00534"/>
    <w:rsid w:val="00E21C57"/>
    <w:rsid w:val="00E22F5F"/>
    <w:rsid w:val="00E24955"/>
    <w:rsid w:val="00E26ADA"/>
    <w:rsid w:val="00E27B14"/>
    <w:rsid w:val="00E3700D"/>
    <w:rsid w:val="00E62EF3"/>
    <w:rsid w:val="00E75F61"/>
    <w:rsid w:val="00E76606"/>
    <w:rsid w:val="00E776B3"/>
    <w:rsid w:val="00E92D5F"/>
    <w:rsid w:val="00EA4EC5"/>
    <w:rsid w:val="00EB3FEE"/>
    <w:rsid w:val="00ED1642"/>
    <w:rsid w:val="00ED6999"/>
    <w:rsid w:val="00ED753E"/>
    <w:rsid w:val="00F01DED"/>
    <w:rsid w:val="00F33E17"/>
    <w:rsid w:val="00F57DB8"/>
    <w:rsid w:val="00F60C1B"/>
    <w:rsid w:val="00F645F5"/>
    <w:rsid w:val="00F6692B"/>
    <w:rsid w:val="00FA0636"/>
    <w:rsid w:val="00FA5C6A"/>
    <w:rsid w:val="00FB4C83"/>
    <w:rsid w:val="00FD36D4"/>
    <w:rsid w:val="00FD766D"/>
    <w:rsid w:val="00FE57C4"/>
    <w:rsid w:val="020B21C4"/>
    <w:rsid w:val="02389000"/>
    <w:rsid w:val="04062C22"/>
    <w:rsid w:val="10B9591F"/>
    <w:rsid w:val="16ACA280"/>
    <w:rsid w:val="1AC44094"/>
    <w:rsid w:val="1ECA62EB"/>
    <w:rsid w:val="1F39518F"/>
    <w:rsid w:val="1FB4940A"/>
    <w:rsid w:val="1FCAC06C"/>
    <w:rsid w:val="24514A57"/>
    <w:rsid w:val="268CD841"/>
    <w:rsid w:val="3267DB72"/>
    <w:rsid w:val="34266C44"/>
    <w:rsid w:val="361D020E"/>
    <w:rsid w:val="368ED832"/>
    <w:rsid w:val="386E4B2D"/>
    <w:rsid w:val="38A058C5"/>
    <w:rsid w:val="39B80A57"/>
    <w:rsid w:val="39EB5F40"/>
    <w:rsid w:val="3A640E5A"/>
    <w:rsid w:val="3C28B761"/>
    <w:rsid w:val="444AA1A9"/>
    <w:rsid w:val="4586954E"/>
    <w:rsid w:val="4C3BF235"/>
    <w:rsid w:val="5133759C"/>
    <w:rsid w:val="5448E935"/>
    <w:rsid w:val="56BDF9BC"/>
    <w:rsid w:val="66B3B22F"/>
    <w:rsid w:val="692226B2"/>
    <w:rsid w:val="6C4BD0E6"/>
    <w:rsid w:val="6C95ED64"/>
    <w:rsid w:val="7655DC37"/>
    <w:rsid w:val="76F46AE2"/>
    <w:rsid w:val="7706733D"/>
    <w:rsid w:val="77D4E65C"/>
    <w:rsid w:val="7A9575EE"/>
    <w:rsid w:val="7B54770B"/>
    <w:rsid w:val="7D3AAF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D678"/>
  <w15:chartTrackingRefBased/>
  <w15:docId w15:val="{7D066425-A961-4E1F-8D3C-8782E1D72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66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F66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F66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F66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F66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F66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F66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F66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F66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0D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B20DD3"/>
  </w:style>
  <w:style w:type="paragraph" w:styleId="Footer">
    <w:name w:val="footer"/>
    <w:basedOn w:val="Normal"/>
    <w:link w:val="FooterChar"/>
    <w:uiPriority w:val="99"/>
    <w:unhideWhenUsed/>
    <w:rsid w:val="00B20D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B20DD3"/>
  </w:style>
  <w:style w:type="character" w:styleId="Hyperlink">
    <w:name w:val="Hyperlink"/>
    <w:basedOn w:val="DefaultParagraphFont"/>
    <w:uiPriority w:val="99"/>
    <w:unhideWhenUsed/>
    <w:rsid w:val="00622A30"/>
    <w:rPr>
      <w:color w:val="467886" w:themeColor="hyperlink"/>
      <w:u w:val="single"/>
    </w:rPr>
  </w:style>
  <w:style w:type="character" w:styleId="UnresolvedMention">
    <w:name w:val="Unresolved Mention"/>
    <w:basedOn w:val="DefaultParagraphFont"/>
    <w:uiPriority w:val="99"/>
    <w:semiHidden/>
    <w:unhideWhenUsed/>
    <w:rsid w:val="00622A30"/>
    <w:rPr>
      <w:color w:val="605E5C"/>
      <w:shd w:val="clear" w:color="auto" w:fill="E1DFDD"/>
    </w:rPr>
  </w:style>
  <w:style w:type="paragraph" w:styleId="ListParagraph">
    <w:name w:val="List Paragraph"/>
    <w:basedOn w:val="Normal"/>
    <w:uiPriority w:val="34"/>
    <w:qFormat/>
    <w:rsid w:val="00F6692B"/>
    <w:pPr>
      <w:ind w:left="720"/>
      <w:contextualSpacing/>
    </w:pPr>
  </w:style>
  <w:style w:type="character" w:styleId="IntenseEmphasis">
    <w:name w:val="Intense Emphasis"/>
    <w:basedOn w:val="DefaultParagraphFont"/>
    <w:uiPriority w:val="21"/>
    <w:qFormat/>
    <w:rsid w:val="00F6692B"/>
    <w:rPr>
      <w:i/>
      <w:iCs/>
      <w:color w:val="0F4761" w:themeColor="accent1" w:themeShade="BF"/>
    </w:rPr>
  </w:style>
  <w:style w:type="character" w:styleId="IntenseReference">
    <w:name w:val="Intense Reference"/>
    <w:basedOn w:val="DefaultParagraphFont"/>
    <w:uiPriority w:val="32"/>
    <w:qFormat/>
    <w:rsid w:val="00F6692B"/>
    <w:rPr>
      <w:b/>
      <w:bCs/>
      <w:smallCaps/>
      <w:color w:val="0F4761" w:themeColor="accent1" w:themeShade="BF"/>
      <w:spacing w:val="5"/>
    </w:rPr>
  </w:style>
  <w:style w:type="table" w:styleId="TableGrid">
    <w:name w:val="Table Grid"/>
    <w:basedOn w:val="TableNormal"/>
    <w:uiPriority w:val="39"/>
    <w:rsid w:val="00C57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DefaultParagraphFont"/>
    <w:uiPriority w:val="9"/>
    <w:rsid w:val="00D53E8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DefaultParagraphFont"/>
    <w:uiPriority w:val="9"/>
    <w:semiHidden/>
    <w:rsid w:val="00D53E8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DefaultParagraphFont"/>
    <w:uiPriority w:val="9"/>
    <w:semiHidden/>
    <w:rsid w:val="00D53E84"/>
    <w:rPr>
      <w:rFonts w:eastAsiaTheme="majorEastAsia" w:cstheme="majorBidi"/>
      <w:color w:val="0F4761" w:themeColor="accent1" w:themeShade="BF"/>
      <w:sz w:val="28"/>
      <w:szCs w:val="28"/>
    </w:rPr>
  </w:style>
  <w:style w:type="character" w:customStyle="1" w:styleId="Balk4Char">
    <w:name w:val="Başlık 4 Char"/>
    <w:basedOn w:val="DefaultParagraphFont"/>
    <w:uiPriority w:val="9"/>
    <w:semiHidden/>
    <w:rsid w:val="00D53E84"/>
    <w:rPr>
      <w:rFonts w:eastAsiaTheme="majorEastAsia" w:cstheme="majorBidi"/>
      <w:i/>
      <w:iCs/>
      <w:color w:val="0F4761" w:themeColor="accent1" w:themeShade="BF"/>
    </w:rPr>
  </w:style>
  <w:style w:type="character" w:customStyle="1" w:styleId="Balk5Char">
    <w:name w:val="Başlık 5 Char"/>
    <w:basedOn w:val="DefaultParagraphFont"/>
    <w:uiPriority w:val="9"/>
    <w:semiHidden/>
    <w:rsid w:val="00D53E84"/>
    <w:rPr>
      <w:rFonts w:eastAsiaTheme="majorEastAsia" w:cstheme="majorBidi"/>
      <w:color w:val="0F4761" w:themeColor="accent1" w:themeShade="BF"/>
    </w:rPr>
  </w:style>
  <w:style w:type="character" w:customStyle="1" w:styleId="Balk6Char">
    <w:name w:val="Başlık 6 Char"/>
    <w:basedOn w:val="DefaultParagraphFont"/>
    <w:uiPriority w:val="9"/>
    <w:semiHidden/>
    <w:rsid w:val="00D53E84"/>
    <w:rPr>
      <w:rFonts w:eastAsiaTheme="majorEastAsia" w:cstheme="majorBidi"/>
      <w:i/>
      <w:iCs/>
      <w:color w:val="595959" w:themeColor="text1" w:themeTint="A6"/>
    </w:rPr>
  </w:style>
  <w:style w:type="character" w:customStyle="1" w:styleId="Balk7Char">
    <w:name w:val="Başlık 7 Char"/>
    <w:basedOn w:val="DefaultParagraphFont"/>
    <w:uiPriority w:val="9"/>
    <w:semiHidden/>
    <w:rsid w:val="00D53E84"/>
    <w:rPr>
      <w:rFonts w:eastAsiaTheme="majorEastAsia" w:cstheme="majorBidi"/>
      <w:color w:val="595959" w:themeColor="text1" w:themeTint="A6"/>
    </w:rPr>
  </w:style>
  <w:style w:type="character" w:customStyle="1" w:styleId="Balk8Char">
    <w:name w:val="Başlık 8 Char"/>
    <w:basedOn w:val="DefaultParagraphFont"/>
    <w:uiPriority w:val="9"/>
    <w:semiHidden/>
    <w:rsid w:val="00D53E84"/>
    <w:rPr>
      <w:rFonts w:eastAsiaTheme="majorEastAsia" w:cstheme="majorBidi"/>
      <w:i/>
      <w:iCs/>
      <w:color w:val="272727" w:themeColor="text1" w:themeTint="D8"/>
    </w:rPr>
  </w:style>
  <w:style w:type="character" w:customStyle="1" w:styleId="Balk9Char">
    <w:name w:val="Başlık 9 Char"/>
    <w:basedOn w:val="DefaultParagraphFont"/>
    <w:uiPriority w:val="9"/>
    <w:semiHidden/>
    <w:rsid w:val="00D53E84"/>
    <w:rPr>
      <w:rFonts w:eastAsiaTheme="majorEastAsia" w:cstheme="majorBidi"/>
      <w:color w:val="272727" w:themeColor="text1" w:themeTint="D8"/>
    </w:rPr>
  </w:style>
  <w:style w:type="character" w:customStyle="1" w:styleId="KonuBalChar">
    <w:name w:val="Konu Başlığı Char"/>
    <w:basedOn w:val="DefaultParagraphFont"/>
    <w:uiPriority w:val="10"/>
    <w:rsid w:val="00D53E84"/>
    <w:rPr>
      <w:rFonts w:asciiTheme="majorHAnsi" w:eastAsiaTheme="majorEastAsia" w:hAnsiTheme="majorHAnsi" w:cstheme="majorBidi"/>
      <w:spacing w:val="-10"/>
      <w:kern w:val="28"/>
      <w:sz w:val="56"/>
      <w:szCs w:val="56"/>
    </w:rPr>
  </w:style>
  <w:style w:type="character" w:customStyle="1" w:styleId="AltyazChar">
    <w:name w:val="Altyazı Char"/>
    <w:basedOn w:val="DefaultParagraphFont"/>
    <w:uiPriority w:val="11"/>
    <w:rsid w:val="00D53E84"/>
    <w:rPr>
      <w:rFonts w:eastAsiaTheme="majorEastAsia" w:cstheme="majorBidi"/>
      <w:color w:val="595959" w:themeColor="text1" w:themeTint="A6"/>
      <w:spacing w:val="15"/>
      <w:sz w:val="28"/>
      <w:szCs w:val="28"/>
    </w:rPr>
  </w:style>
  <w:style w:type="character" w:customStyle="1" w:styleId="AlntChar">
    <w:name w:val="Alıntı Char"/>
    <w:basedOn w:val="DefaultParagraphFont"/>
    <w:uiPriority w:val="29"/>
    <w:rsid w:val="00D53E84"/>
    <w:rPr>
      <w:i/>
      <w:iCs/>
      <w:color w:val="404040" w:themeColor="text1" w:themeTint="BF"/>
    </w:rPr>
  </w:style>
  <w:style w:type="character" w:customStyle="1" w:styleId="GlAlntChar">
    <w:name w:val="Güçlü Alıntı Char"/>
    <w:basedOn w:val="DefaultParagraphFont"/>
    <w:uiPriority w:val="30"/>
    <w:rsid w:val="00D53E84"/>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uik.gov.tr/" TargetMode="External"/><Relationship Id="rId18" Type="http://schemas.openxmlformats.org/officeDocument/2006/relationships/hyperlink" Target="https://data.tuik.gov.tr/Bulten/Index?p=Yapay-Zeka-Istatistikleri-2025-5794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bd.org.tr/" TargetMode="External"/><Relationship Id="rId2" Type="http://schemas.openxmlformats.org/officeDocument/2006/relationships/numbering" Target="numbering.xml"/><Relationship Id="rId16" Type="http://schemas.openxmlformats.org/officeDocument/2006/relationships/hyperlink" Target="https://cbddo.gov.t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oecd.org/" TargetMode="External"/><Relationship Id="rId10" Type="http://schemas.openxmlformats.org/officeDocument/2006/relationships/image" Target="media/image3.jpeg"/><Relationship Id="rId19"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datawrapper.de/"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18651-DE5A-4C5D-A197-EBC99945F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Pages>
  <Words>1690</Words>
  <Characters>9637</Characters>
  <Application>Microsoft Office Word</Application>
  <DocSecurity>4</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11305</CharactersWithSpaces>
  <SharedDoc>false</SharedDoc>
  <HLinks>
    <vt:vector size="42" baseType="variant">
      <vt:variant>
        <vt:i4>2424929</vt:i4>
      </vt:variant>
      <vt:variant>
        <vt:i4>18</vt:i4>
      </vt:variant>
      <vt:variant>
        <vt:i4>0</vt:i4>
      </vt:variant>
      <vt:variant>
        <vt:i4>5</vt:i4>
      </vt:variant>
      <vt:variant>
        <vt:lpwstr>https://www.kaggle.com/</vt:lpwstr>
      </vt:variant>
      <vt:variant>
        <vt:lpwstr/>
      </vt:variant>
      <vt:variant>
        <vt:i4>22085906</vt:i4>
      </vt:variant>
      <vt:variant>
        <vt:i4>15</vt:i4>
      </vt:variant>
      <vt:variant>
        <vt:i4>0</vt:i4>
      </vt:variant>
      <vt:variant>
        <vt:i4>5</vt:i4>
      </vt:variant>
      <vt:variant>
        <vt:lpwstr>https://data.tuik.gov.tr/Bulten/Index?p=Yapay-Zeka-Istatistikleri-2025-57945</vt:lpwstr>
      </vt:variant>
      <vt:variant>
        <vt:lpwstr/>
      </vt:variant>
      <vt:variant>
        <vt:i4>2752556</vt:i4>
      </vt:variant>
      <vt:variant>
        <vt:i4>12</vt:i4>
      </vt:variant>
      <vt:variant>
        <vt:i4>0</vt:i4>
      </vt:variant>
      <vt:variant>
        <vt:i4>5</vt:i4>
      </vt:variant>
      <vt:variant>
        <vt:lpwstr>https://www.tbd.org.tr/</vt:lpwstr>
      </vt:variant>
      <vt:variant>
        <vt:lpwstr/>
      </vt:variant>
      <vt:variant>
        <vt:i4>655437</vt:i4>
      </vt:variant>
      <vt:variant>
        <vt:i4>9</vt:i4>
      </vt:variant>
      <vt:variant>
        <vt:i4>0</vt:i4>
      </vt:variant>
      <vt:variant>
        <vt:i4>5</vt:i4>
      </vt:variant>
      <vt:variant>
        <vt:lpwstr>https://cbddo.gov.tr/</vt:lpwstr>
      </vt:variant>
      <vt:variant>
        <vt:lpwstr/>
      </vt:variant>
      <vt:variant>
        <vt:i4>4259856</vt:i4>
      </vt:variant>
      <vt:variant>
        <vt:i4>6</vt:i4>
      </vt:variant>
      <vt:variant>
        <vt:i4>0</vt:i4>
      </vt:variant>
      <vt:variant>
        <vt:i4>5</vt:i4>
      </vt:variant>
      <vt:variant>
        <vt:lpwstr>https://www.oecd.org/</vt:lpwstr>
      </vt:variant>
      <vt:variant>
        <vt:lpwstr/>
      </vt:variant>
      <vt:variant>
        <vt:i4>6553632</vt:i4>
      </vt:variant>
      <vt:variant>
        <vt:i4>3</vt:i4>
      </vt:variant>
      <vt:variant>
        <vt:i4>0</vt:i4>
      </vt:variant>
      <vt:variant>
        <vt:i4>5</vt:i4>
      </vt:variant>
      <vt:variant>
        <vt:lpwstr>https://www.datawrapper.de/</vt:lpwstr>
      </vt:variant>
      <vt:variant>
        <vt:lpwstr/>
      </vt:variant>
      <vt:variant>
        <vt:i4>1835072</vt:i4>
      </vt:variant>
      <vt:variant>
        <vt:i4>0</vt:i4>
      </vt:variant>
      <vt:variant>
        <vt:i4>0</vt:i4>
      </vt:variant>
      <vt:variant>
        <vt:i4>5</vt:i4>
      </vt:variant>
      <vt:variant>
        <vt:lpwstr>https://www.tuik.gov.tr/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 Nur K</dc:creator>
  <cp:keywords/>
  <dc:description/>
  <cp:lastModifiedBy>Beyza Nur K</cp:lastModifiedBy>
  <cp:revision>247</cp:revision>
  <dcterms:created xsi:type="dcterms:W3CDTF">2025-12-16T15:09:00Z</dcterms:created>
  <dcterms:modified xsi:type="dcterms:W3CDTF">2025-12-16T20:03:00Z</dcterms:modified>
</cp:coreProperties>
</file>